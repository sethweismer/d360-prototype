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9386404" w:displacedByCustomXml="next"/>
    <w:sdt>
      <w:sdtPr>
        <w:id w:val="-139712162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  <w:lang w:eastAsia="ja-JP"/>
        </w:rPr>
      </w:sdtEndPr>
      <w:sdtContent>
        <w:p w14:paraId="7B356532" w14:textId="45B1F051" w:rsidR="00E602A0" w:rsidRDefault="00E602A0">
          <w:pPr>
            <w:pStyle w:val="TOCHeading"/>
          </w:pPr>
          <w:r>
            <w:t>Contents</w:t>
          </w:r>
        </w:p>
        <w:p w14:paraId="1539B62A" w14:textId="0D713364" w:rsidR="00E602A0" w:rsidRDefault="00E602A0" w:rsidP="00E602A0">
          <w:pPr>
            <w:pStyle w:val="TOC2"/>
            <w:tabs>
              <w:tab w:val="right" w:leader="dot" w:pos="9350"/>
            </w:tabs>
            <w:ind w:left="0"/>
            <w:rPr>
              <w:noProof/>
              <w:kern w:val="2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99107" w:history="1">
            <w:r w:rsidRPr="008E627D">
              <w:rPr>
                <w:rStyle w:val="Hyperlink"/>
                <w:noProof/>
              </w:rPr>
              <w:t>GRITT Quickbase 101 Discovery Session | May 18</w:t>
            </w:r>
            <w:r w:rsidRPr="008E627D">
              <w:rPr>
                <w:rStyle w:val="Hyperlink"/>
                <w:noProof/>
                <w:vertAlign w:val="superscript"/>
              </w:rPr>
              <w:t>th</w:t>
            </w:r>
            <w:r w:rsidRPr="008E627D">
              <w:rPr>
                <w:rStyle w:val="Hyperlink"/>
                <w:noProof/>
              </w:rPr>
              <w:t>,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E15EA" w14:textId="3F9F38C8" w:rsidR="00E602A0" w:rsidRDefault="00E602A0" w:rsidP="00E602A0">
          <w:pPr>
            <w:pStyle w:val="TOC2"/>
            <w:tabs>
              <w:tab w:val="right" w:leader="dot" w:pos="9350"/>
            </w:tabs>
            <w:ind w:left="0"/>
            <w:rPr>
              <w:noProof/>
              <w:kern w:val="2"/>
              <w:lang w:eastAsia="en-US"/>
              <w14:ligatures w14:val="standardContextual"/>
            </w:rPr>
          </w:pPr>
          <w:hyperlink w:anchor="_Toc229999108" w:history="1">
            <w:r w:rsidRPr="008E627D">
              <w:rPr>
                <w:rStyle w:val="Hyperlink"/>
                <w:noProof/>
              </w:rPr>
              <w:t>MVP Requirements Workshop – Session 4 | May 14</w:t>
            </w:r>
            <w:r w:rsidRPr="008E627D">
              <w:rPr>
                <w:rStyle w:val="Hyperlink"/>
                <w:noProof/>
                <w:vertAlign w:val="superscript"/>
              </w:rPr>
              <w:t>th</w:t>
            </w:r>
            <w:r w:rsidRPr="008E627D">
              <w:rPr>
                <w:rStyle w:val="Hyperlink"/>
                <w:noProof/>
              </w:rPr>
              <w:t>,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B95BD" w14:textId="1CDEDFB1" w:rsidR="00E602A0" w:rsidRDefault="00E602A0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999109" w:history="1">
            <w:r w:rsidRPr="008E627D">
              <w:rPr>
                <w:rStyle w:val="Hyperlink"/>
                <w:rFonts w:ascii="Segoe UI Emoji" w:hAnsi="Segoe UI Emoji" w:cs="Segoe UI Emoji"/>
                <w:noProof/>
              </w:rPr>
              <w:t>MVP Requirements Workshop</w:t>
            </w:r>
            <w:r w:rsidRPr="008E627D">
              <w:rPr>
                <w:rStyle w:val="Hyperlink"/>
                <w:noProof/>
              </w:rPr>
              <w:t xml:space="preserve"> - Session 3 | May 13</w:t>
            </w:r>
            <w:r w:rsidRPr="008E627D">
              <w:rPr>
                <w:rStyle w:val="Hyperlink"/>
                <w:noProof/>
                <w:vertAlign w:val="superscript"/>
              </w:rPr>
              <w:t>th</w:t>
            </w:r>
            <w:r w:rsidRPr="008E627D">
              <w:rPr>
                <w:rStyle w:val="Hyperlink"/>
                <w:noProof/>
              </w:rPr>
              <w:t>,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C446F" w14:textId="62B6E1FF" w:rsidR="00E602A0" w:rsidRDefault="00E602A0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999110" w:history="1">
            <w:r w:rsidRPr="008E627D">
              <w:rPr>
                <w:rStyle w:val="Hyperlink"/>
                <w:noProof/>
              </w:rPr>
              <w:t>MVP Integration Systems Discovery (Archer) – Session 1 | May 11</w:t>
            </w:r>
            <w:r w:rsidRPr="008E627D">
              <w:rPr>
                <w:rStyle w:val="Hyperlink"/>
                <w:noProof/>
                <w:vertAlign w:val="superscript"/>
              </w:rPr>
              <w:t>th</w:t>
            </w:r>
            <w:r w:rsidRPr="008E627D">
              <w:rPr>
                <w:rStyle w:val="Hyperlink"/>
                <w:noProof/>
              </w:rPr>
              <w:t>,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A28D3" w14:textId="77F8B962" w:rsidR="00E602A0" w:rsidRDefault="00E602A0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999111" w:history="1">
            <w:r w:rsidRPr="008E627D">
              <w:rPr>
                <w:rStyle w:val="Hyperlink"/>
                <w:noProof/>
              </w:rPr>
              <w:t>MVP Requirements Workshop – Session 2 | May 5</w:t>
            </w:r>
            <w:r w:rsidRPr="008E627D">
              <w:rPr>
                <w:rStyle w:val="Hyperlink"/>
                <w:noProof/>
                <w:vertAlign w:val="superscript"/>
              </w:rPr>
              <w:t>th</w:t>
            </w:r>
            <w:r w:rsidRPr="008E627D">
              <w:rPr>
                <w:rStyle w:val="Hyperlink"/>
                <w:noProof/>
              </w:rPr>
              <w:t>,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CD99B" w14:textId="68749734" w:rsidR="00E602A0" w:rsidRDefault="00E602A0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999112" w:history="1">
            <w:r w:rsidRPr="008E627D">
              <w:rPr>
                <w:rStyle w:val="Hyperlink"/>
                <w:noProof/>
              </w:rPr>
              <w:t>MVP Requirements Workshop – Session 1 | April 30th,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83656" w14:textId="5BD9983B" w:rsidR="00E602A0" w:rsidRDefault="00E602A0">
          <w:r>
            <w:rPr>
              <w:b/>
              <w:bCs/>
              <w:noProof/>
            </w:rPr>
            <w:fldChar w:fldCharType="end"/>
          </w:r>
        </w:p>
      </w:sdtContent>
    </w:sdt>
    <w:p w14:paraId="64479BA3" w14:textId="6DAD8886" w:rsidR="00F03141" w:rsidRDefault="00C6183A" w:rsidP="00C6183A">
      <w:pPr>
        <w:pStyle w:val="Heading2"/>
      </w:pPr>
      <w:bookmarkStart w:id="1" w:name="_Toc229999107"/>
      <w:r>
        <w:t xml:space="preserve">GRITT </w:t>
      </w:r>
      <w:proofErr w:type="spellStart"/>
      <w:r w:rsidR="00E6294E">
        <w:t>Quickbase</w:t>
      </w:r>
      <w:proofErr w:type="spellEnd"/>
      <w:r w:rsidR="00E6294E">
        <w:t xml:space="preserve"> 101</w:t>
      </w:r>
      <w:r>
        <w:t xml:space="preserve"> Discovery Session | May 18</w:t>
      </w:r>
      <w:r w:rsidRPr="00C6183A">
        <w:rPr>
          <w:vertAlign w:val="superscript"/>
        </w:rPr>
        <w:t>th</w:t>
      </w:r>
      <w:r>
        <w:t>, 2026</w:t>
      </w:r>
      <w:bookmarkEnd w:id="1"/>
      <w:r>
        <w:t xml:space="preserve"> </w:t>
      </w:r>
    </w:p>
    <w:p w14:paraId="0711367B" w14:textId="154A73C2" w:rsidR="00F03141" w:rsidRPr="00F03141" w:rsidRDefault="00F03141" w:rsidP="00F03141">
      <w:r w:rsidRPr="00F03141">
        <w:t>1. Discussion Points</w:t>
      </w:r>
    </w:p>
    <w:p w14:paraId="3A63B260" w14:textId="77777777" w:rsidR="00F03141" w:rsidRPr="00F03141" w:rsidRDefault="00F03141" w:rsidP="00C6183A">
      <w:pPr>
        <w:ind w:left="720"/>
      </w:pPr>
      <w:r w:rsidRPr="00F03141">
        <w:t>A. Session Purpose &amp; Context</w:t>
      </w:r>
    </w:p>
    <w:p w14:paraId="1DBECE5D" w14:textId="77777777" w:rsidR="00F03141" w:rsidRPr="00F03141" w:rsidRDefault="00F03141" w:rsidP="00195D13">
      <w:pPr>
        <w:pStyle w:val="ListParagraph"/>
        <w:numPr>
          <w:ilvl w:val="0"/>
          <w:numId w:val="88"/>
        </w:numPr>
      </w:pPr>
      <w:r w:rsidRPr="00F03141">
        <w:t>Objective was to:</w:t>
      </w:r>
    </w:p>
    <w:p w14:paraId="3BFF962F" w14:textId="77777777" w:rsidR="00F03141" w:rsidRPr="00F03141" w:rsidRDefault="00F03141" w:rsidP="00195D13">
      <w:pPr>
        <w:pStyle w:val="ListParagraph"/>
        <w:numPr>
          <w:ilvl w:val="1"/>
          <w:numId w:val="88"/>
        </w:numPr>
      </w:pPr>
      <w:r w:rsidRPr="00F03141">
        <w:t>Provide a functional overview of the GRITT QuickBase tool</w:t>
      </w:r>
    </w:p>
    <w:p w14:paraId="57315F17" w14:textId="77777777" w:rsidR="00F03141" w:rsidRPr="00F03141" w:rsidRDefault="00F03141" w:rsidP="00195D13">
      <w:pPr>
        <w:pStyle w:val="ListParagraph"/>
        <w:numPr>
          <w:ilvl w:val="1"/>
          <w:numId w:val="88"/>
        </w:numPr>
      </w:pPr>
      <w:r w:rsidRPr="00F03141">
        <w:t>Enable cross-functional understanding of how it is used</w:t>
      </w:r>
    </w:p>
    <w:p w14:paraId="1C19E347" w14:textId="3E5F83ED" w:rsidR="00F03141" w:rsidRPr="00F03141" w:rsidRDefault="00F03141" w:rsidP="00195D13">
      <w:pPr>
        <w:pStyle w:val="ListParagraph"/>
        <w:numPr>
          <w:ilvl w:val="1"/>
          <w:numId w:val="88"/>
        </w:numPr>
      </w:pPr>
      <w:r w:rsidRPr="00F03141">
        <w:t xml:space="preserve">Analyze if GRITT could </w:t>
      </w:r>
      <w:r w:rsidR="001C1C24">
        <w:t>align in any capacity with the future state</w:t>
      </w:r>
      <w:r w:rsidRPr="00F03141">
        <w:t xml:space="preserve"> D360 (Delegation Source of Truth) </w:t>
      </w:r>
      <w:r w:rsidR="001C1C24">
        <w:t>product vision</w:t>
      </w:r>
    </w:p>
    <w:p w14:paraId="39640D86" w14:textId="77777777" w:rsidR="00F03141" w:rsidRPr="00F03141" w:rsidRDefault="00F03141" w:rsidP="00F03141">
      <w:r w:rsidRPr="00F03141">
        <w:t>B. GRITT Tool Overview</w:t>
      </w:r>
    </w:p>
    <w:p w14:paraId="4E67A1E6" w14:textId="77777777" w:rsidR="00F03141" w:rsidRPr="00F03141" w:rsidRDefault="00F03141" w:rsidP="00195D13">
      <w:pPr>
        <w:pStyle w:val="ListParagraph"/>
        <w:numPr>
          <w:ilvl w:val="0"/>
          <w:numId w:val="89"/>
        </w:numPr>
      </w:pPr>
      <w:r w:rsidRPr="00F03141">
        <w:t>What GRITT Is</w:t>
      </w:r>
    </w:p>
    <w:p w14:paraId="78BAD4AF" w14:textId="77777777" w:rsidR="00F03141" w:rsidRPr="00F03141" w:rsidRDefault="00F03141" w:rsidP="00195D13">
      <w:pPr>
        <w:pStyle w:val="ListParagraph"/>
        <w:numPr>
          <w:ilvl w:val="1"/>
          <w:numId w:val="89"/>
        </w:numPr>
      </w:pPr>
      <w:r w:rsidRPr="00F03141">
        <w:t>A QuickBase application used to manage delegated credentialing data</w:t>
      </w:r>
    </w:p>
    <w:p w14:paraId="327E3F80" w14:textId="77777777" w:rsidR="00F03141" w:rsidRPr="00F03141" w:rsidRDefault="00F03141" w:rsidP="00195D13">
      <w:pPr>
        <w:pStyle w:val="ListParagraph"/>
        <w:numPr>
          <w:ilvl w:val="1"/>
          <w:numId w:val="89"/>
        </w:numPr>
      </w:pPr>
      <w:r w:rsidRPr="00F03141">
        <w:t>Created to support operational needs where:</w:t>
      </w:r>
    </w:p>
    <w:p w14:paraId="3056EA24" w14:textId="77777777" w:rsidR="00F03141" w:rsidRPr="00F03141" w:rsidRDefault="00F03141" w:rsidP="00195D13">
      <w:pPr>
        <w:pStyle w:val="ListParagraph"/>
        <w:numPr>
          <w:ilvl w:val="1"/>
          <w:numId w:val="89"/>
        </w:numPr>
      </w:pPr>
      <w:r w:rsidRPr="00F03141">
        <w:t>Archer could not be directly used for workflows</w:t>
      </w:r>
    </w:p>
    <w:p w14:paraId="11613C5A" w14:textId="77777777" w:rsidR="00F03141" w:rsidRPr="00F03141" w:rsidRDefault="00F03141" w:rsidP="00195D13">
      <w:pPr>
        <w:pStyle w:val="ListParagraph"/>
        <w:numPr>
          <w:ilvl w:val="1"/>
          <w:numId w:val="89"/>
        </w:numPr>
      </w:pPr>
      <w:r w:rsidRPr="00F03141">
        <w:t xml:space="preserve">Originally launched around </w:t>
      </w:r>
      <w:r w:rsidRPr="000157E9">
        <w:rPr>
          <w:b/>
          <w:bCs/>
        </w:rPr>
        <w:t>2018</w:t>
      </w:r>
    </w:p>
    <w:p w14:paraId="5A54F0EE" w14:textId="77777777" w:rsidR="00F03141" w:rsidRPr="00F03141" w:rsidRDefault="00F03141" w:rsidP="00195D13">
      <w:pPr>
        <w:pStyle w:val="ListParagraph"/>
        <w:numPr>
          <w:ilvl w:val="0"/>
          <w:numId w:val="89"/>
        </w:numPr>
      </w:pPr>
      <w:r w:rsidRPr="00F03141">
        <w:t>Functional Scope</w:t>
      </w:r>
    </w:p>
    <w:p w14:paraId="07ABC90F" w14:textId="77777777" w:rsidR="00F03141" w:rsidRPr="00F03141" w:rsidRDefault="00F03141" w:rsidP="000157E9">
      <w:pPr>
        <w:pStyle w:val="ListParagraph"/>
        <w:numPr>
          <w:ilvl w:val="1"/>
          <w:numId w:val="89"/>
        </w:numPr>
      </w:pPr>
      <w:r w:rsidRPr="00F03141">
        <w:t>GRITT is used only for credentialing delegation, including:</w:t>
      </w:r>
    </w:p>
    <w:p w14:paraId="644CFBD2" w14:textId="77777777" w:rsidR="00F03141" w:rsidRPr="00F03141" w:rsidRDefault="00F03141" w:rsidP="000157E9">
      <w:pPr>
        <w:pStyle w:val="ListParagraph"/>
        <w:numPr>
          <w:ilvl w:val="1"/>
          <w:numId w:val="89"/>
        </w:numPr>
      </w:pPr>
      <w:r w:rsidRPr="000157E9">
        <w:rPr>
          <w:b/>
          <w:bCs/>
        </w:rPr>
        <w:t>Tracking</w:t>
      </w:r>
      <w:r w:rsidRPr="00F03141">
        <w:t>:</w:t>
      </w:r>
    </w:p>
    <w:p w14:paraId="78658A0B" w14:textId="77777777" w:rsidR="00F03141" w:rsidRPr="00F03141" w:rsidRDefault="00F03141" w:rsidP="000157E9">
      <w:pPr>
        <w:pStyle w:val="ListParagraph"/>
        <w:numPr>
          <w:ilvl w:val="2"/>
          <w:numId w:val="89"/>
        </w:numPr>
      </w:pPr>
      <w:r w:rsidRPr="00F03141">
        <w:t>Delegated entities</w:t>
      </w:r>
    </w:p>
    <w:p w14:paraId="6A6DB145" w14:textId="77777777" w:rsidR="00F03141" w:rsidRPr="00F03141" w:rsidRDefault="00F03141" w:rsidP="000157E9">
      <w:pPr>
        <w:pStyle w:val="ListParagraph"/>
        <w:numPr>
          <w:ilvl w:val="2"/>
          <w:numId w:val="89"/>
        </w:numPr>
      </w:pPr>
      <w:r w:rsidRPr="00F03141">
        <w:t>Products</w:t>
      </w:r>
    </w:p>
    <w:p w14:paraId="0D3685DA" w14:textId="77777777" w:rsidR="00F03141" w:rsidRPr="00F03141" w:rsidRDefault="00F03141" w:rsidP="000157E9">
      <w:pPr>
        <w:pStyle w:val="ListParagraph"/>
        <w:numPr>
          <w:ilvl w:val="2"/>
          <w:numId w:val="89"/>
        </w:numPr>
      </w:pPr>
      <w:r w:rsidRPr="00F03141">
        <w:t>States</w:t>
      </w:r>
    </w:p>
    <w:p w14:paraId="7FB9B13E" w14:textId="77777777" w:rsidR="00F03141" w:rsidRPr="00F03141" w:rsidRDefault="00F03141" w:rsidP="000157E9">
      <w:pPr>
        <w:pStyle w:val="ListParagraph"/>
        <w:numPr>
          <w:ilvl w:val="2"/>
          <w:numId w:val="89"/>
        </w:numPr>
      </w:pPr>
      <w:r w:rsidRPr="00F03141">
        <w:t>Facilities</w:t>
      </w:r>
    </w:p>
    <w:p w14:paraId="11D18872" w14:textId="77777777" w:rsidR="00F03141" w:rsidRPr="00F03141" w:rsidRDefault="00F03141" w:rsidP="000157E9">
      <w:pPr>
        <w:pStyle w:val="ListParagraph"/>
        <w:numPr>
          <w:ilvl w:val="2"/>
          <w:numId w:val="89"/>
        </w:numPr>
      </w:pPr>
      <w:r w:rsidRPr="00F03141">
        <w:t>Associated contacts</w:t>
      </w:r>
    </w:p>
    <w:p w14:paraId="2E6C26B3" w14:textId="77777777" w:rsidR="00F03141" w:rsidRPr="00F03141" w:rsidRDefault="00F03141" w:rsidP="000157E9">
      <w:pPr>
        <w:pStyle w:val="ListParagraph"/>
        <w:numPr>
          <w:ilvl w:val="1"/>
          <w:numId w:val="89"/>
        </w:numPr>
      </w:pPr>
      <w:r w:rsidRPr="000157E9">
        <w:rPr>
          <w:b/>
          <w:bCs/>
        </w:rPr>
        <w:t>Managing</w:t>
      </w:r>
      <w:r w:rsidRPr="00F03141">
        <w:t>:</w:t>
      </w:r>
    </w:p>
    <w:p w14:paraId="06157E18" w14:textId="77777777" w:rsidR="00F03141" w:rsidRPr="00F03141" w:rsidRDefault="00F03141" w:rsidP="000157E9">
      <w:pPr>
        <w:pStyle w:val="ListParagraph"/>
        <w:numPr>
          <w:ilvl w:val="2"/>
          <w:numId w:val="89"/>
        </w:numPr>
      </w:pPr>
      <w:r w:rsidRPr="00F03141">
        <w:t>Delegation status</w:t>
      </w:r>
    </w:p>
    <w:p w14:paraId="019302C3" w14:textId="77777777" w:rsidR="00F03141" w:rsidRPr="00F03141" w:rsidRDefault="00F03141" w:rsidP="000157E9">
      <w:pPr>
        <w:pStyle w:val="ListParagraph"/>
        <w:numPr>
          <w:ilvl w:val="2"/>
          <w:numId w:val="89"/>
        </w:numPr>
      </w:pPr>
      <w:r w:rsidRPr="00F03141">
        <w:t>Updates across lifecycle</w:t>
      </w:r>
    </w:p>
    <w:p w14:paraId="7FDDB479" w14:textId="77777777" w:rsidR="00F03141" w:rsidRPr="00F03141" w:rsidRDefault="00F03141" w:rsidP="00F03141">
      <w:r w:rsidRPr="00F03141">
        <w:rPr>
          <w:rFonts w:ascii="Segoe UI Emoji" w:hAnsi="Segoe UI Emoji" w:cs="Segoe UI Emoji"/>
        </w:rPr>
        <w:t>✅</w:t>
      </w:r>
      <w:r w:rsidRPr="00F03141">
        <w:t xml:space="preserve"> Explicit limitation:</w:t>
      </w:r>
    </w:p>
    <w:p w14:paraId="77618AA7" w14:textId="77777777" w:rsidR="00F03141" w:rsidRPr="00F03141" w:rsidRDefault="00F03141" w:rsidP="00195D13">
      <w:pPr>
        <w:pStyle w:val="ListParagraph"/>
        <w:numPr>
          <w:ilvl w:val="0"/>
          <w:numId w:val="90"/>
        </w:numPr>
      </w:pPr>
      <w:r w:rsidRPr="00F03141">
        <w:t xml:space="preserve">Does </w:t>
      </w:r>
      <w:r w:rsidRPr="00094CC6">
        <w:rPr>
          <w:b/>
          <w:bCs/>
        </w:rPr>
        <w:t>not</w:t>
      </w:r>
      <w:r w:rsidRPr="00F03141">
        <w:t xml:space="preserve"> handle:</w:t>
      </w:r>
    </w:p>
    <w:p w14:paraId="7411286B" w14:textId="77777777" w:rsidR="00F03141" w:rsidRPr="00F03141" w:rsidRDefault="00F03141" w:rsidP="00094CC6">
      <w:pPr>
        <w:pStyle w:val="ListParagraph"/>
        <w:numPr>
          <w:ilvl w:val="1"/>
          <w:numId w:val="90"/>
        </w:numPr>
      </w:pPr>
      <w:r w:rsidRPr="00F03141">
        <w:t>Claims</w:t>
      </w:r>
    </w:p>
    <w:p w14:paraId="51488589" w14:textId="77777777" w:rsidR="00F03141" w:rsidRPr="00F03141" w:rsidRDefault="00F03141" w:rsidP="00094CC6">
      <w:pPr>
        <w:pStyle w:val="ListParagraph"/>
        <w:numPr>
          <w:ilvl w:val="1"/>
          <w:numId w:val="90"/>
        </w:numPr>
      </w:pPr>
      <w:r w:rsidRPr="00F03141">
        <w:t>Utilization</w:t>
      </w:r>
    </w:p>
    <w:p w14:paraId="6637AB90" w14:textId="77777777" w:rsidR="00F03141" w:rsidRPr="00F03141" w:rsidRDefault="00F03141" w:rsidP="00094CC6">
      <w:pPr>
        <w:pStyle w:val="ListParagraph"/>
        <w:numPr>
          <w:ilvl w:val="1"/>
          <w:numId w:val="90"/>
        </w:numPr>
      </w:pPr>
      <w:r w:rsidRPr="00F03141">
        <w:t>Site visits</w:t>
      </w:r>
    </w:p>
    <w:p w14:paraId="00BDA881" w14:textId="137BB17D" w:rsidR="00F03141" w:rsidRPr="00F03141" w:rsidRDefault="00F03141" w:rsidP="00094CC6">
      <w:r w:rsidRPr="00F03141">
        <w:t>C. Source of Truth Debate</w:t>
      </w:r>
    </w:p>
    <w:p w14:paraId="295C2597" w14:textId="77777777" w:rsidR="00F03141" w:rsidRPr="00F03141" w:rsidRDefault="00F03141" w:rsidP="00094CC6">
      <w:pPr>
        <w:pStyle w:val="ListParagraph"/>
        <w:numPr>
          <w:ilvl w:val="0"/>
          <w:numId w:val="90"/>
        </w:numPr>
      </w:pPr>
      <w:r w:rsidRPr="00F03141">
        <w:t>There is no agreed enterprise-wide source of truth for delegation data.</w:t>
      </w:r>
    </w:p>
    <w:p w14:paraId="4F1ADADF" w14:textId="77777777" w:rsidR="00F03141" w:rsidRPr="00F03141" w:rsidRDefault="00F03141" w:rsidP="00094CC6">
      <w:pPr>
        <w:pStyle w:val="ListParagraph"/>
        <w:numPr>
          <w:ilvl w:val="0"/>
          <w:numId w:val="90"/>
        </w:numPr>
      </w:pPr>
      <w:r w:rsidRPr="00F03141">
        <w:t>Perspectives captured</w:t>
      </w:r>
    </w:p>
    <w:p w14:paraId="544B8A5E" w14:textId="77777777" w:rsidR="00F03141" w:rsidRPr="00F03141" w:rsidRDefault="00F03141" w:rsidP="00F03141">
      <w:r w:rsidRPr="00F03141">
        <w:t>1. GRITT / Operational View</w:t>
      </w:r>
    </w:p>
    <w:p w14:paraId="71082923" w14:textId="77777777" w:rsidR="00F03141" w:rsidRPr="00F03141" w:rsidRDefault="00F03141" w:rsidP="00195D13">
      <w:pPr>
        <w:pStyle w:val="ListParagraph"/>
        <w:numPr>
          <w:ilvl w:val="0"/>
          <w:numId w:val="91"/>
        </w:numPr>
      </w:pPr>
      <w:r w:rsidRPr="00F03141">
        <w:t>Archer is treated as a working source of truth</w:t>
      </w:r>
    </w:p>
    <w:p w14:paraId="611F209E" w14:textId="77777777" w:rsidR="00F03141" w:rsidRPr="00F03141" w:rsidRDefault="00F03141" w:rsidP="00195D13">
      <w:pPr>
        <w:pStyle w:val="ListParagraph"/>
        <w:numPr>
          <w:ilvl w:val="0"/>
          <w:numId w:val="91"/>
        </w:numPr>
      </w:pPr>
      <w:r w:rsidRPr="00F03141">
        <w:t>GRITT mirrors Archer so teams can:</w:t>
      </w:r>
    </w:p>
    <w:p w14:paraId="023345D0" w14:textId="77777777" w:rsidR="00F03141" w:rsidRPr="00F03141" w:rsidRDefault="00F03141" w:rsidP="00094CC6">
      <w:pPr>
        <w:pStyle w:val="ListParagraph"/>
        <w:numPr>
          <w:ilvl w:val="1"/>
          <w:numId w:val="91"/>
        </w:numPr>
      </w:pPr>
      <w:r w:rsidRPr="00F03141">
        <w:t>Manipulate data</w:t>
      </w:r>
    </w:p>
    <w:p w14:paraId="0409EC12" w14:textId="77777777" w:rsidR="00F03141" w:rsidRPr="00F03141" w:rsidRDefault="00F03141" w:rsidP="00094CC6">
      <w:pPr>
        <w:pStyle w:val="ListParagraph"/>
        <w:numPr>
          <w:ilvl w:val="1"/>
          <w:numId w:val="91"/>
        </w:numPr>
      </w:pPr>
      <w:r w:rsidRPr="00F03141">
        <w:t>Support workflows</w:t>
      </w:r>
    </w:p>
    <w:p w14:paraId="0BB2282A" w14:textId="77777777" w:rsidR="00F03141" w:rsidRPr="00F03141" w:rsidRDefault="00F03141" w:rsidP="00094CC6">
      <w:pPr>
        <w:pStyle w:val="ListParagraph"/>
        <w:numPr>
          <w:ilvl w:val="1"/>
          <w:numId w:val="91"/>
        </w:numPr>
      </w:pPr>
      <w:r w:rsidRPr="00F03141">
        <w:t>GRITT becomes a functional source of truth for credentialing operations</w:t>
      </w:r>
    </w:p>
    <w:p w14:paraId="4CBB9183" w14:textId="77777777" w:rsidR="00F03141" w:rsidRPr="00F03141" w:rsidRDefault="00F03141" w:rsidP="00F03141">
      <w:r w:rsidRPr="00F03141">
        <w:t>2. D360/ Oversight View</w:t>
      </w:r>
    </w:p>
    <w:p w14:paraId="52CA3D5C" w14:textId="77777777" w:rsidR="00F03141" w:rsidRPr="00F03141" w:rsidRDefault="00F03141" w:rsidP="00195D13">
      <w:pPr>
        <w:pStyle w:val="ListParagraph"/>
        <w:numPr>
          <w:ilvl w:val="0"/>
          <w:numId w:val="92"/>
        </w:numPr>
      </w:pPr>
      <w:r w:rsidRPr="00F03141">
        <w:t>Archer is not considered a true source of truth</w:t>
      </w:r>
    </w:p>
    <w:p w14:paraId="33A0E583" w14:textId="77777777" w:rsidR="00F03141" w:rsidRPr="00F03141" w:rsidRDefault="00F03141" w:rsidP="00195D13">
      <w:pPr>
        <w:pStyle w:val="ListParagraph"/>
        <w:numPr>
          <w:ilvl w:val="0"/>
          <w:numId w:val="92"/>
        </w:numPr>
      </w:pPr>
      <w:r w:rsidRPr="00F03141">
        <w:t>Only contains partial oversight information</w:t>
      </w:r>
    </w:p>
    <w:p w14:paraId="3E91AC6E" w14:textId="77777777" w:rsidR="00F03141" w:rsidRPr="00F03141" w:rsidRDefault="00F03141" w:rsidP="00195D13">
      <w:pPr>
        <w:pStyle w:val="ListParagraph"/>
        <w:numPr>
          <w:ilvl w:val="0"/>
          <w:numId w:val="92"/>
        </w:numPr>
      </w:pPr>
      <w:r w:rsidRPr="00F03141">
        <w:t>Delegation data is:</w:t>
      </w:r>
    </w:p>
    <w:p w14:paraId="7590C9A1" w14:textId="77777777" w:rsidR="00F03141" w:rsidRPr="00F03141" w:rsidRDefault="00F03141" w:rsidP="00094CC6">
      <w:pPr>
        <w:pStyle w:val="ListParagraph"/>
        <w:numPr>
          <w:ilvl w:val="1"/>
          <w:numId w:val="92"/>
        </w:numPr>
      </w:pPr>
      <w:r w:rsidRPr="00F03141">
        <w:t>Fragmented across many tools (QuickBase, Access, spreadsheets, etc.)</w:t>
      </w:r>
    </w:p>
    <w:p w14:paraId="4E94253E" w14:textId="77777777" w:rsidR="00F03141" w:rsidRPr="00F03141" w:rsidRDefault="00F03141" w:rsidP="00094CC6">
      <w:pPr>
        <w:pStyle w:val="ListParagraph"/>
        <w:numPr>
          <w:ilvl w:val="1"/>
          <w:numId w:val="92"/>
        </w:numPr>
      </w:pPr>
      <w:r w:rsidRPr="00F03141">
        <w:t>Network and contract systems (e.g., SCM) are closer to authoritative data</w:t>
      </w:r>
    </w:p>
    <w:p w14:paraId="246589D3" w14:textId="77777777" w:rsidR="00F03141" w:rsidRPr="00F03141" w:rsidRDefault="00F03141" w:rsidP="00094CC6">
      <w:pPr>
        <w:pStyle w:val="ListParagraph"/>
        <w:numPr>
          <w:ilvl w:val="1"/>
          <w:numId w:val="92"/>
        </w:numPr>
      </w:pPr>
      <w:r w:rsidRPr="00F03141">
        <w:t>Additional Insight</w:t>
      </w:r>
    </w:p>
    <w:p w14:paraId="6665365F" w14:textId="77777777" w:rsidR="00F03141" w:rsidRPr="00F03141" w:rsidRDefault="00F03141" w:rsidP="00094CC6">
      <w:pPr>
        <w:pStyle w:val="ListParagraph"/>
        <w:numPr>
          <w:ilvl w:val="1"/>
          <w:numId w:val="92"/>
        </w:numPr>
      </w:pPr>
      <w:r w:rsidRPr="00F03141">
        <w:t>SCM (contract system) was identified as:</w:t>
      </w:r>
    </w:p>
    <w:p w14:paraId="53E3C8BB" w14:textId="77777777" w:rsidR="00F03141" w:rsidRPr="00F03141" w:rsidRDefault="00F03141" w:rsidP="00094CC6">
      <w:pPr>
        <w:pStyle w:val="ListParagraph"/>
        <w:numPr>
          <w:ilvl w:val="1"/>
          <w:numId w:val="92"/>
        </w:numPr>
      </w:pPr>
      <w:r w:rsidRPr="00F03141">
        <w:t>Likely closest to a true contractual source of truth</w:t>
      </w:r>
    </w:p>
    <w:p w14:paraId="64988F30" w14:textId="77777777" w:rsidR="00F03141" w:rsidRPr="00F03141" w:rsidRDefault="00F03141" w:rsidP="00F03141">
      <w:r w:rsidRPr="00F03141">
        <w:t>D. Data Flow &amp; Manual Process</w:t>
      </w:r>
    </w:p>
    <w:p w14:paraId="4BBA1BCC" w14:textId="77777777" w:rsidR="00F03141" w:rsidRPr="00F03141" w:rsidRDefault="00F03141" w:rsidP="00195D13">
      <w:pPr>
        <w:pStyle w:val="ListParagraph"/>
        <w:numPr>
          <w:ilvl w:val="0"/>
          <w:numId w:val="93"/>
        </w:numPr>
      </w:pPr>
      <w:r w:rsidRPr="00F03141">
        <w:t>Primary Data Source</w:t>
      </w:r>
    </w:p>
    <w:p w14:paraId="3DC94883" w14:textId="77777777" w:rsidR="00F03141" w:rsidRPr="00F03141" w:rsidRDefault="00F03141" w:rsidP="00195D13">
      <w:pPr>
        <w:pStyle w:val="ListParagraph"/>
        <w:numPr>
          <w:ilvl w:val="0"/>
          <w:numId w:val="93"/>
        </w:numPr>
      </w:pPr>
      <w:r w:rsidRPr="00F03141">
        <w:t>Oversight team emails (organization-wide notifications)</w:t>
      </w:r>
    </w:p>
    <w:p w14:paraId="6DEF968A" w14:textId="77777777" w:rsidR="00F03141" w:rsidRPr="00F03141" w:rsidRDefault="00F03141" w:rsidP="00195D13">
      <w:pPr>
        <w:pStyle w:val="ListParagraph"/>
        <w:numPr>
          <w:ilvl w:val="0"/>
          <w:numId w:val="93"/>
        </w:numPr>
      </w:pPr>
      <w:r w:rsidRPr="00F03141">
        <w:t>Input Mechanism</w:t>
      </w:r>
    </w:p>
    <w:p w14:paraId="1B6F1AE1" w14:textId="77777777" w:rsidR="00F03141" w:rsidRPr="00F03141" w:rsidRDefault="00F03141" w:rsidP="00195D13">
      <w:pPr>
        <w:pStyle w:val="ListParagraph"/>
        <w:numPr>
          <w:ilvl w:val="0"/>
          <w:numId w:val="93"/>
        </w:numPr>
      </w:pPr>
      <w:r w:rsidRPr="00F03141">
        <w:t>Emails include:</w:t>
      </w:r>
    </w:p>
    <w:p w14:paraId="1066EF33" w14:textId="77777777" w:rsidR="00F03141" w:rsidRPr="00F03141" w:rsidRDefault="00F03141" w:rsidP="00094CC6">
      <w:pPr>
        <w:pStyle w:val="ListParagraph"/>
        <w:numPr>
          <w:ilvl w:val="1"/>
          <w:numId w:val="93"/>
        </w:numPr>
      </w:pPr>
      <w:r w:rsidRPr="00F03141">
        <w:t>Delegation changes</w:t>
      </w:r>
    </w:p>
    <w:p w14:paraId="57F3399D" w14:textId="77777777" w:rsidR="00F03141" w:rsidRPr="00F03141" w:rsidRDefault="00F03141" w:rsidP="00094CC6">
      <w:pPr>
        <w:pStyle w:val="ListParagraph"/>
        <w:numPr>
          <w:ilvl w:val="1"/>
          <w:numId w:val="93"/>
        </w:numPr>
      </w:pPr>
      <w:r w:rsidRPr="00F03141">
        <w:t>Attachments/forms (Archer-derived / Dalvin form)</w:t>
      </w:r>
    </w:p>
    <w:p w14:paraId="28F61DD1" w14:textId="77777777" w:rsidR="00F03141" w:rsidRPr="00F03141" w:rsidRDefault="00F03141" w:rsidP="00094CC6">
      <w:pPr>
        <w:pStyle w:val="ListParagraph"/>
        <w:numPr>
          <w:ilvl w:val="1"/>
          <w:numId w:val="93"/>
        </w:numPr>
      </w:pPr>
      <w:r w:rsidRPr="00F03141">
        <w:t>Workflow</w:t>
      </w:r>
    </w:p>
    <w:p w14:paraId="04E2B658" w14:textId="77777777" w:rsidR="00F03141" w:rsidRPr="00F03141" w:rsidRDefault="00F03141" w:rsidP="00094CC6">
      <w:pPr>
        <w:pStyle w:val="ListParagraph"/>
        <w:numPr>
          <w:ilvl w:val="1"/>
          <w:numId w:val="93"/>
        </w:numPr>
      </w:pPr>
      <w:r w:rsidRPr="00F03141">
        <w:t>Oversight sends email to distribution list</w:t>
      </w:r>
    </w:p>
    <w:p w14:paraId="0879F22A" w14:textId="77777777" w:rsidR="00F03141" w:rsidRPr="00F03141" w:rsidRDefault="00F03141" w:rsidP="00094CC6">
      <w:pPr>
        <w:pStyle w:val="ListParagraph"/>
        <w:numPr>
          <w:ilvl w:val="1"/>
          <w:numId w:val="93"/>
        </w:numPr>
      </w:pPr>
      <w:r w:rsidRPr="00F03141">
        <w:t>GRITT team mailbox is copied</w:t>
      </w:r>
    </w:p>
    <w:p w14:paraId="494BDE78" w14:textId="77777777" w:rsidR="00F03141" w:rsidRPr="00F03141" w:rsidRDefault="00F03141" w:rsidP="00195D13">
      <w:pPr>
        <w:pStyle w:val="ListParagraph"/>
        <w:numPr>
          <w:ilvl w:val="0"/>
          <w:numId w:val="93"/>
        </w:numPr>
      </w:pPr>
      <w:r w:rsidRPr="00F03141">
        <w:t>Team reviews:</w:t>
      </w:r>
    </w:p>
    <w:p w14:paraId="7EA277AF" w14:textId="77777777" w:rsidR="00F03141" w:rsidRPr="00F03141" w:rsidRDefault="00F03141" w:rsidP="00094CC6">
      <w:pPr>
        <w:pStyle w:val="ListParagraph"/>
        <w:numPr>
          <w:ilvl w:val="1"/>
          <w:numId w:val="93"/>
        </w:numPr>
      </w:pPr>
      <w:r w:rsidRPr="00F03141">
        <w:t>Email content</w:t>
      </w:r>
    </w:p>
    <w:p w14:paraId="39D66977" w14:textId="77777777" w:rsidR="00F03141" w:rsidRPr="00F03141" w:rsidRDefault="00F03141" w:rsidP="00094CC6">
      <w:pPr>
        <w:pStyle w:val="ListParagraph"/>
        <w:numPr>
          <w:ilvl w:val="1"/>
          <w:numId w:val="93"/>
        </w:numPr>
      </w:pPr>
      <w:r w:rsidRPr="00F03141">
        <w:t>Attached form</w:t>
      </w:r>
    </w:p>
    <w:p w14:paraId="7198BB7E" w14:textId="77777777" w:rsidR="00F03141" w:rsidRPr="00F03141" w:rsidRDefault="00F03141" w:rsidP="00195D13">
      <w:pPr>
        <w:pStyle w:val="ListParagraph"/>
        <w:numPr>
          <w:ilvl w:val="0"/>
          <w:numId w:val="93"/>
        </w:numPr>
      </w:pPr>
      <w:r w:rsidRPr="00F03141">
        <w:t>Team manually:</w:t>
      </w:r>
    </w:p>
    <w:p w14:paraId="0B5DB2A2" w14:textId="77777777" w:rsidR="00F03141" w:rsidRPr="00F03141" w:rsidRDefault="00F03141" w:rsidP="00094CC6">
      <w:pPr>
        <w:pStyle w:val="ListParagraph"/>
        <w:numPr>
          <w:ilvl w:val="1"/>
          <w:numId w:val="93"/>
        </w:numPr>
      </w:pPr>
      <w:r w:rsidRPr="00F03141">
        <w:t>Creates/updates record in GRITT</w:t>
      </w:r>
    </w:p>
    <w:p w14:paraId="249AAD05" w14:textId="77777777" w:rsidR="00F03141" w:rsidRPr="00F03141" w:rsidRDefault="00F03141" w:rsidP="00195D13">
      <w:pPr>
        <w:pStyle w:val="ListParagraph"/>
        <w:numPr>
          <w:ilvl w:val="0"/>
          <w:numId w:val="93"/>
        </w:numPr>
      </w:pPr>
      <w:r w:rsidRPr="00F03141">
        <w:t>Adds:</w:t>
      </w:r>
    </w:p>
    <w:p w14:paraId="5CEC6D2F" w14:textId="77777777" w:rsidR="00F03141" w:rsidRPr="00F03141" w:rsidRDefault="00F03141" w:rsidP="00094CC6">
      <w:pPr>
        <w:pStyle w:val="ListParagraph"/>
        <w:numPr>
          <w:ilvl w:val="1"/>
          <w:numId w:val="93"/>
        </w:numPr>
      </w:pPr>
      <w:r w:rsidRPr="00F03141">
        <w:t>Comments</w:t>
      </w:r>
    </w:p>
    <w:p w14:paraId="75259224" w14:textId="77777777" w:rsidR="00F03141" w:rsidRPr="00F03141" w:rsidRDefault="00F03141" w:rsidP="00094CC6">
      <w:pPr>
        <w:pStyle w:val="ListParagraph"/>
        <w:numPr>
          <w:ilvl w:val="1"/>
          <w:numId w:val="93"/>
        </w:numPr>
      </w:pPr>
      <w:r w:rsidRPr="00F03141">
        <w:t>Date of update</w:t>
      </w:r>
    </w:p>
    <w:p w14:paraId="3D6468C3" w14:textId="77777777" w:rsidR="00F03141" w:rsidRPr="00F03141" w:rsidRDefault="00F03141" w:rsidP="00094CC6">
      <w:pPr>
        <w:pStyle w:val="ListParagraph"/>
        <w:numPr>
          <w:ilvl w:val="1"/>
          <w:numId w:val="93"/>
        </w:numPr>
      </w:pPr>
      <w:r w:rsidRPr="00F03141">
        <w:t>Source reference</w:t>
      </w:r>
    </w:p>
    <w:p w14:paraId="5013DA14" w14:textId="77777777" w:rsidR="00F03141" w:rsidRPr="00F03141" w:rsidRDefault="00F03141" w:rsidP="00094CC6">
      <w:pPr>
        <w:pStyle w:val="ListParagraph"/>
        <w:numPr>
          <w:ilvl w:val="1"/>
          <w:numId w:val="93"/>
        </w:numPr>
      </w:pPr>
      <w:r w:rsidRPr="00F03141">
        <w:t>Key Characteristics</w:t>
      </w:r>
    </w:p>
    <w:p w14:paraId="24A217EB" w14:textId="77777777" w:rsidR="00F03141" w:rsidRPr="00F03141" w:rsidRDefault="00F03141" w:rsidP="00195D13">
      <w:pPr>
        <w:pStyle w:val="ListParagraph"/>
        <w:numPr>
          <w:ilvl w:val="0"/>
          <w:numId w:val="93"/>
        </w:numPr>
      </w:pPr>
      <w:r w:rsidRPr="00F03141">
        <w:t>Entire process is:</w:t>
      </w:r>
    </w:p>
    <w:p w14:paraId="797C665D" w14:textId="77777777" w:rsidR="00F03141" w:rsidRPr="00F03141" w:rsidRDefault="00F03141" w:rsidP="00094CC6">
      <w:pPr>
        <w:pStyle w:val="ListParagraph"/>
        <w:numPr>
          <w:ilvl w:val="1"/>
          <w:numId w:val="93"/>
        </w:numPr>
      </w:pPr>
      <w:r w:rsidRPr="00F03141">
        <w:t>Manual</w:t>
      </w:r>
    </w:p>
    <w:p w14:paraId="346FEF61" w14:textId="77777777" w:rsidR="00F03141" w:rsidRPr="00F03141" w:rsidRDefault="00F03141" w:rsidP="00094CC6">
      <w:pPr>
        <w:pStyle w:val="ListParagraph"/>
        <w:numPr>
          <w:ilvl w:val="1"/>
          <w:numId w:val="93"/>
        </w:numPr>
      </w:pPr>
      <w:r w:rsidRPr="00F03141">
        <w:t>Email-triggered</w:t>
      </w:r>
    </w:p>
    <w:p w14:paraId="453F1DCD" w14:textId="77777777" w:rsidR="00F03141" w:rsidRPr="00F03141" w:rsidRDefault="00F03141" w:rsidP="00094CC6">
      <w:pPr>
        <w:pStyle w:val="ListParagraph"/>
        <w:numPr>
          <w:ilvl w:val="1"/>
          <w:numId w:val="93"/>
        </w:numPr>
      </w:pPr>
      <w:r w:rsidRPr="00F03141">
        <w:t>Non-integrated</w:t>
      </w:r>
    </w:p>
    <w:p w14:paraId="216718D7" w14:textId="77777777" w:rsidR="00F03141" w:rsidRPr="00F03141" w:rsidRDefault="00F03141" w:rsidP="00F03141">
      <w:r w:rsidRPr="00F03141">
        <w:t>E. Data Elements Used in GRITT</w:t>
      </w:r>
    </w:p>
    <w:p w14:paraId="0B30C201" w14:textId="77777777" w:rsidR="00F03141" w:rsidRPr="00F03141" w:rsidRDefault="00F03141" w:rsidP="00195D13">
      <w:pPr>
        <w:pStyle w:val="ListParagraph"/>
        <w:numPr>
          <w:ilvl w:val="0"/>
          <w:numId w:val="94"/>
        </w:numPr>
      </w:pPr>
      <w:r w:rsidRPr="00F03141">
        <w:t>From Oversight/Archer-derived inputs, GRITT captures:</w:t>
      </w:r>
    </w:p>
    <w:p w14:paraId="688F684B" w14:textId="77777777" w:rsidR="00F03141" w:rsidRPr="00F03141" w:rsidRDefault="00F03141" w:rsidP="00094CC6">
      <w:pPr>
        <w:pStyle w:val="ListParagraph"/>
        <w:numPr>
          <w:ilvl w:val="1"/>
          <w:numId w:val="94"/>
        </w:numPr>
      </w:pPr>
      <w:r w:rsidRPr="00F03141">
        <w:t>Archer ID</w:t>
      </w:r>
    </w:p>
    <w:p w14:paraId="60A0ED78" w14:textId="77777777" w:rsidR="00F03141" w:rsidRPr="00F03141" w:rsidRDefault="00F03141" w:rsidP="00094CC6">
      <w:pPr>
        <w:pStyle w:val="ListParagraph"/>
        <w:numPr>
          <w:ilvl w:val="1"/>
          <w:numId w:val="94"/>
        </w:numPr>
      </w:pPr>
      <w:r w:rsidRPr="00F03141">
        <w:t>SCM number</w:t>
      </w:r>
    </w:p>
    <w:p w14:paraId="18C307D6" w14:textId="77777777" w:rsidR="00F03141" w:rsidRPr="00F03141" w:rsidRDefault="00F03141" w:rsidP="00094CC6">
      <w:pPr>
        <w:pStyle w:val="ListParagraph"/>
        <w:numPr>
          <w:ilvl w:val="1"/>
          <w:numId w:val="94"/>
        </w:numPr>
      </w:pPr>
      <w:r w:rsidRPr="00F03141">
        <w:t>Contractor / submitter</w:t>
      </w:r>
    </w:p>
    <w:p w14:paraId="0D105E28" w14:textId="77777777" w:rsidR="00F03141" w:rsidRPr="00F03141" w:rsidRDefault="00F03141" w:rsidP="00094CC6">
      <w:pPr>
        <w:pStyle w:val="ListParagraph"/>
        <w:numPr>
          <w:ilvl w:val="1"/>
          <w:numId w:val="94"/>
        </w:numPr>
      </w:pPr>
      <w:r w:rsidRPr="00F03141">
        <w:t>Products</w:t>
      </w:r>
    </w:p>
    <w:p w14:paraId="47F8EDF6" w14:textId="77777777" w:rsidR="00F03141" w:rsidRPr="00F03141" w:rsidRDefault="00F03141" w:rsidP="00094CC6">
      <w:pPr>
        <w:pStyle w:val="ListParagraph"/>
        <w:numPr>
          <w:ilvl w:val="1"/>
          <w:numId w:val="94"/>
        </w:numPr>
      </w:pPr>
      <w:r w:rsidRPr="00F03141">
        <w:t>States</w:t>
      </w:r>
    </w:p>
    <w:p w14:paraId="33CDD082" w14:textId="77777777" w:rsidR="00F03141" w:rsidRPr="00F03141" w:rsidRDefault="00F03141" w:rsidP="00094CC6">
      <w:pPr>
        <w:pStyle w:val="ListParagraph"/>
        <w:numPr>
          <w:ilvl w:val="1"/>
          <w:numId w:val="94"/>
        </w:numPr>
      </w:pPr>
      <w:r w:rsidRPr="00F03141">
        <w:t>Credentialing applicability</w:t>
      </w:r>
    </w:p>
    <w:p w14:paraId="79C4D268" w14:textId="77777777" w:rsidR="00F03141" w:rsidRPr="00F03141" w:rsidRDefault="00F03141" w:rsidP="00094CC6">
      <w:pPr>
        <w:pStyle w:val="ListParagraph"/>
        <w:numPr>
          <w:ilvl w:val="1"/>
          <w:numId w:val="94"/>
        </w:numPr>
      </w:pPr>
      <w:r w:rsidRPr="00F03141">
        <w:t>Facility indicators</w:t>
      </w:r>
    </w:p>
    <w:p w14:paraId="0EC8CF0E" w14:textId="77777777" w:rsidR="00F03141" w:rsidRPr="00F03141" w:rsidRDefault="00F03141" w:rsidP="00094CC6">
      <w:pPr>
        <w:pStyle w:val="ListParagraph"/>
        <w:numPr>
          <w:ilvl w:val="1"/>
          <w:numId w:val="94"/>
        </w:numPr>
      </w:pPr>
      <w:r w:rsidRPr="00F03141">
        <w:t>Provider counts</w:t>
      </w:r>
    </w:p>
    <w:p w14:paraId="48BBF585" w14:textId="77777777" w:rsidR="00F03141" w:rsidRPr="00F03141" w:rsidRDefault="00F03141" w:rsidP="00094CC6">
      <w:pPr>
        <w:pStyle w:val="ListParagraph"/>
        <w:numPr>
          <w:ilvl w:val="1"/>
          <w:numId w:val="94"/>
        </w:numPr>
      </w:pPr>
      <w:r w:rsidRPr="00F03141">
        <w:t>Contact details</w:t>
      </w:r>
    </w:p>
    <w:p w14:paraId="6DC6DA50" w14:textId="77777777" w:rsidR="00F03141" w:rsidRPr="00F03141" w:rsidRDefault="00F03141" w:rsidP="00094CC6">
      <w:pPr>
        <w:pStyle w:val="ListParagraph"/>
        <w:numPr>
          <w:ilvl w:val="1"/>
          <w:numId w:val="94"/>
        </w:numPr>
      </w:pPr>
      <w:r w:rsidRPr="00F03141">
        <w:t>Tax IDs (TINs)</w:t>
      </w:r>
    </w:p>
    <w:p w14:paraId="00B21797" w14:textId="77777777" w:rsidR="00F03141" w:rsidRPr="00F03141" w:rsidRDefault="00F03141" w:rsidP="00F03141">
      <w:r w:rsidRPr="00F03141">
        <w:t>F. Record Maintenance &amp; Lifecycle Management</w:t>
      </w:r>
    </w:p>
    <w:p w14:paraId="4B3FBE51" w14:textId="77777777" w:rsidR="00F03141" w:rsidRPr="00F03141" w:rsidRDefault="00F03141" w:rsidP="00195D13">
      <w:pPr>
        <w:pStyle w:val="ListParagraph"/>
        <w:numPr>
          <w:ilvl w:val="0"/>
          <w:numId w:val="95"/>
        </w:numPr>
      </w:pPr>
      <w:r w:rsidRPr="00F03141">
        <w:t>Update Scenarios</w:t>
      </w:r>
    </w:p>
    <w:p w14:paraId="677507AF" w14:textId="77777777" w:rsidR="00F03141" w:rsidRPr="00F03141" w:rsidRDefault="00F03141" w:rsidP="00195D13">
      <w:pPr>
        <w:pStyle w:val="ListParagraph"/>
        <w:numPr>
          <w:ilvl w:val="0"/>
          <w:numId w:val="95"/>
        </w:numPr>
      </w:pPr>
      <w:r w:rsidRPr="00F03141">
        <w:t>New delegations</w:t>
      </w:r>
    </w:p>
    <w:p w14:paraId="0FB4BD36" w14:textId="77777777" w:rsidR="00F03141" w:rsidRPr="00F03141" w:rsidRDefault="00F03141" w:rsidP="00195D13">
      <w:pPr>
        <w:pStyle w:val="ListParagraph"/>
        <w:numPr>
          <w:ilvl w:val="0"/>
          <w:numId w:val="95"/>
        </w:numPr>
      </w:pPr>
      <w:r w:rsidRPr="00F03141">
        <w:t>Product additions/removals</w:t>
      </w:r>
    </w:p>
    <w:p w14:paraId="23CB8507" w14:textId="77777777" w:rsidR="00F03141" w:rsidRPr="00F03141" w:rsidRDefault="00F03141" w:rsidP="00195D13">
      <w:pPr>
        <w:pStyle w:val="ListParagraph"/>
        <w:numPr>
          <w:ilvl w:val="0"/>
          <w:numId w:val="95"/>
        </w:numPr>
      </w:pPr>
      <w:r w:rsidRPr="00F03141">
        <w:t>Effective date changes/delays</w:t>
      </w:r>
    </w:p>
    <w:p w14:paraId="51BB312A" w14:textId="77777777" w:rsidR="00F03141" w:rsidRPr="00F03141" w:rsidRDefault="00F03141" w:rsidP="00195D13">
      <w:pPr>
        <w:pStyle w:val="ListParagraph"/>
        <w:numPr>
          <w:ilvl w:val="0"/>
          <w:numId w:val="95"/>
        </w:numPr>
      </w:pPr>
      <w:r w:rsidRPr="00F03141">
        <w:t>Terminations</w:t>
      </w:r>
    </w:p>
    <w:p w14:paraId="1559E703" w14:textId="77777777" w:rsidR="00F03141" w:rsidRPr="00F03141" w:rsidRDefault="00F03141" w:rsidP="00195D13">
      <w:pPr>
        <w:pStyle w:val="ListParagraph"/>
        <w:numPr>
          <w:ilvl w:val="0"/>
          <w:numId w:val="95"/>
        </w:numPr>
      </w:pPr>
      <w:r w:rsidRPr="00F03141">
        <w:t>Partial changes (e.g., removing a product only)</w:t>
      </w:r>
    </w:p>
    <w:p w14:paraId="5E21DFAF" w14:textId="77777777" w:rsidR="00F03141" w:rsidRPr="00F03141" w:rsidRDefault="00F03141" w:rsidP="00195D13">
      <w:pPr>
        <w:pStyle w:val="ListParagraph"/>
        <w:numPr>
          <w:ilvl w:val="0"/>
          <w:numId w:val="95"/>
        </w:numPr>
      </w:pPr>
      <w:r w:rsidRPr="00F03141">
        <w:t>Team:</w:t>
      </w:r>
    </w:p>
    <w:p w14:paraId="548F2014" w14:textId="77777777" w:rsidR="00F03141" w:rsidRPr="00F03141" w:rsidRDefault="00F03141" w:rsidP="006376E4">
      <w:pPr>
        <w:pStyle w:val="ListParagraph"/>
        <w:numPr>
          <w:ilvl w:val="1"/>
          <w:numId w:val="95"/>
        </w:numPr>
      </w:pPr>
      <w:r w:rsidRPr="00F03141">
        <w:t>Monitors emails continuously</w:t>
      </w:r>
    </w:p>
    <w:p w14:paraId="11CE8180" w14:textId="77777777" w:rsidR="00F03141" w:rsidRPr="00F03141" w:rsidRDefault="00F03141" w:rsidP="006376E4">
      <w:pPr>
        <w:pStyle w:val="ListParagraph"/>
        <w:numPr>
          <w:ilvl w:val="1"/>
          <w:numId w:val="95"/>
        </w:numPr>
      </w:pPr>
      <w:r w:rsidRPr="00F03141">
        <w:t xml:space="preserve">Updates </w:t>
      </w:r>
      <w:proofErr w:type="gramStart"/>
      <w:r w:rsidRPr="00F03141">
        <w:t>records</w:t>
      </w:r>
      <w:proofErr w:type="gramEnd"/>
      <w:r w:rsidRPr="00F03141">
        <w:t xml:space="preserve"> manually</w:t>
      </w:r>
    </w:p>
    <w:p w14:paraId="3A4AC3FF" w14:textId="77777777" w:rsidR="00F03141" w:rsidRPr="00F03141" w:rsidRDefault="00F03141" w:rsidP="006376E4">
      <w:pPr>
        <w:pStyle w:val="ListParagraph"/>
        <w:numPr>
          <w:ilvl w:val="1"/>
          <w:numId w:val="95"/>
        </w:numPr>
      </w:pPr>
      <w:r w:rsidRPr="00F03141">
        <w:t>Tracks changes via comments and revision logs</w:t>
      </w:r>
    </w:p>
    <w:p w14:paraId="614DE5D3" w14:textId="77777777" w:rsidR="00F03141" w:rsidRPr="00F03141" w:rsidRDefault="00F03141" w:rsidP="006376E4">
      <w:pPr>
        <w:pStyle w:val="ListParagraph"/>
        <w:numPr>
          <w:ilvl w:val="1"/>
          <w:numId w:val="95"/>
        </w:numPr>
      </w:pPr>
      <w:r w:rsidRPr="00F03141">
        <w:t>Ownership Model</w:t>
      </w:r>
    </w:p>
    <w:p w14:paraId="0476C7D7" w14:textId="77777777" w:rsidR="00F03141" w:rsidRPr="00F03141" w:rsidRDefault="00F03141" w:rsidP="00195D13">
      <w:pPr>
        <w:pStyle w:val="ListParagraph"/>
        <w:numPr>
          <w:ilvl w:val="0"/>
          <w:numId w:val="95"/>
        </w:numPr>
      </w:pPr>
      <w:r w:rsidRPr="00F03141">
        <w:t>Two individuals manage updates:</w:t>
      </w:r>
    </w:p>
    <w:p w14:paraId="5BDD4411" w14:textId="77777777" w:rsidR="00F03141" w:rsidRPr="00F03141" w:rsidRDefault="00F03141" w:rsidP="006376E4">
      <w:pPr>
        <w:pStyle w:val="ListParagraph"/>
        <w:numPr>
          <w:ilvl w:val="1"/>
          <w:numId w:val="95"/>
        </w:numPr>
      </w:pPr>
      <w:r w:rsidRPr="00F03141">
        <w:t>Split by geography (East vs West)</w:t>
      </w:r>
    </w:p>
    <w:p w14:paraId="52892C85" w14:textId="77777777" w:rsidR="00F03141" w:rsidRPr="00F03141" w:rsidRDefault="00F03141" w:rsidP="00F03141">
      <w:r w:rsidRPr="00F03141">
        <w:t>G. GRITT Role in Downstream Processes</w:t>
      </w:r>
    </w:p>
    <w:p w14:paraId="737DDD2E" w14:textId="77777777" w:rsidR="00F03141" w:rsidRPr="006376E4" w:rsidRDefault="00F03141" w:rsidP="00195D13">
      <w:pPr>
        <w:pStyle w:val="ListParagraph"/>
        <w:numPr>
          <w:ilvl w:val="0"/>
          <w:numId w:val="96"/>
        </w:numPr>
        <w:rPr>
          <w:b/>
          <w:bCs/>
        </w:rPr>
      </w:pPr>
      <w:r w:rsidRPr="006376E4">
        <w:rPr>
          <w:b/>
          <w:bCs/>
        </w:rPr>
        <w:t>Key Use Case: Roster Processing</w:t>
      </w:r>
    </w:p>
    <w:p w14:paraId="3E9B1902" w14:textId="77777777" w:rsidR="00F03141" w:rsidRPr="00F03141" w:rsidRDefault="00F03141" w:rsidP="00195D13">
      <w:pPr>
        <w:pStyle w:val="ListParagraph"/>
        <w:numPr>
          <w:ilvl w:val="0"/>
          <w:numId w:val="96"/>
        </w:numPr>
      </w:pPr>
      <w:r w:rsidRPr="00F03141">
        <w:t>GRITT supports:</w:t>
      </w:r>
    </w:p>
    <w:p w14:paraId="5F1B3FC3" w14:textId="77777777" w:rsidR="00F03141" w:rsidRPr="00F03141" w:rsidRDefault="00F03141" w:rsidP="006376E4">
      <w:pPr>
        <w:pStyle w:val="ListParagraph"/>
        <w:numPr>
          <w:ilvl w:val="1"/>
          <w:numId w:val="96"/>
        </w:numPr>
      </w:pPr>
      <w:r w:rsidRPr="00F03141">
        <w:t>Roster intake workflows</w:t>
      </w:r>
    </w:p>
    <w:p w14:paraId="3369F41B" w14:textId="77777777" w:rsidR="00F03141" w:rsidRPr="00F03141" w:rsidRDefault="00F03141" w:rsidP="006376E4">
      <w:pPr>
        <w:pStyle w:val="ListParagraph"/>
        <w:numPr>
          <w:ilvl w:val="1"/>
          <w:numId w:val="96"/>
        </w:numPr>
      </w:pPr>
      <w:r w:rsidRPr="00F03141">
        <w:t>Case creation for provider loading</w:t>
      </w:r>
    </w:p>
    <w:p w14:paraId="02C6889A" w14:textId="77777777" w:rsidR="00F03141" w:rsidRPr="00F03141" w:rsidRDefault="00F03141" w:rsidP="00E52E48">
      <w:pPr>
        <w:pStyle w:val="ListParagraph"/>
        <w:numPr>
          <w:ilvl w:val="0"/>
          <w:numId w:val="96"/>
        </w:numPr>
      </w:pPr>
      <w:r w:rsidRPr="00F03141">
        <w:t>Process Flow</w:t>
      </w:r>
    </w:p>
    <w:p w14:paraId="157338CA" w14:textId="77777777" w:rsidR="00F03141" w:rsidRPr="00F03141" w:rsidRDefault="00F03141" w:rsidP="00AD1138">
      <w:pPr>
        <w:pStyle w:val="ListParagraph"/>
        <w:numPr>
          <w:ilvl w:val="1"/>
          <w:numId w:val="96"/>
        </w:numPr>
      </w:pPr>
      <w:r w:rsidRPr="00F03141">
        <w:t>Delegates submit rosters</w:t>
      </w:r>
    </w:p>
    <w:p w14:paraId="005663BF" w14:textId="77777777" w:rsidR="00F03141" w:rsidRPr="00F03141" w:rsidRDefault="00F03141" w:rsidP="00AD1138">
      <w:pPr>
        <w:pStyle w:val="ListParagraph"/>
        <w:numPr>
          <w:ilvl w:val="1"/>
          <w:numId w:val="96"/>
        </w:numPr>
      </w:pPr>
      <w:r w:rsidRPr="00F03141">
        <w:t>Central intake creates cases</w:t>
      </w:r>
    </w:p>
    <w:p w14:paraId="0D3D5003" w14:textId="77777777" w:rsidR="00F03141" w:rsidRPr="00F03141" w:rsidRDefault="00F03141" w:rsidP="00AD1138">
      <w:pPr>
        <w:pStyle w:val="ListParagraph"/>
        <w:numPr>
          <w:ilvl w:val="1"/>
          <w:numId w:val="96"/>
        </w:numPr>
      </w:pPr>
      <w:r w:rsidRPr="00F03141">
        <w:t>GRITT provides:</w:t>
      </w:r>
    </w:p>
    <w:p w14:paraId="04332A5C" w14:textId="77777777" w:rsidR="00F03141" w:rsidRPr="00F03141" w:rsidRDefault="00F03141" w:rsidP="00AD1138">
      <w:pPr>
        <w:pStyle w:val="ListParagraph"/>
        <w:numPr>
          <w:ilvl w:val="2"/>
          <w:numId w:val="96"/>
        </w:numPr>
      </w:pPr>
      <w:r w:rsidRPr="00F03141">
        <w:t>Business rules</w:t>
      </w:r>
    </w:p>
    <w:p w14:paraId="39ECADCE" w14:textId="77777777" w:rsidR="00F03141" w:rsidRPr="00F03141" w:rsidRDefault="00F03141" w:rsidP="00AD1138">
      <w:pPr>
        <w:pStyle w:val="ListParagraph"/>
        <w:numPr>
          <w:ilvl w:val="2"/>
          <w:numId w:val="96"/>
        </w:numPr>
      </w:pPr>
      <w:r w:rsidRPr="00F03141">
        <w:t>Loading guidance</w:t>
      </w:r>
    </w:p>
    <w:p w14:paraId="47D490BB" w14:textId="77777777" w:rsidR="00F03141" w:rsidRPr="00F03141" w:rsidRDefault="00F03141" w:rsidP="00AD1138">
      <w:pPr>
        <w:pStyle w:val="ListParagraph"/>
        <w:numPr>
          <w:ilvl w:val="1"/>
          <w:numId w:val="96"/>
        </w:numPr>
      </w:pPr>
      <w:r w:rsidRPr="00F03141">
        <w:t>Cases are routed to PDS (Provider Data Services)</w:t>
      </w:r>
    </w:p>
    <w:p w14:paraId="40C12129" w14:textId="77777777" w:rsidR="00F03141" w:rsidRPr="00F03141" w:rsidRDefault="00F03141" w:rsidP="00F03141">
      <w:r w:rsidRPr="00F03141">
        <w:t>H. Business Rules Framework</w:t>
      </w:r>
    </w:p>
    <w:p w14:paraId="4C2209D2" w14:textId="77777777" w:rsidR="00F03141" w:rsidRPr="00F03141" w:rsidRDefault="00F03141" w:rsidP="00195D13">
      <w:pPr>
        <w:pStyle w:val="ListParagraph"/>
        <w:numPr>
          <w:ilvl w:val="0"/>
          <w:numId w:val="97"/>
        </w:numPr>
      </w:pPr>
      <w:r w:rsidRPr="00F03141">
        <w:t>Key Characteristics</w:t>
      </w:r>
    </w:p>
    <w:p w14:paraId="50DF94A8" w14:textId="77777777" w:rsidR="00F03141" w:rsidRPr="00F03141" w:rsidRDefault="00F03141" w:rsidP="00C053AD">
      <w:pPr>
        <w:pStyle w:val="ListParagraph"/>
        <w:numPr>
          <w:ilvl w:val="1"/>
          <w:numId w:val="97"/>
        </w:numPr>
      </w:pPr>
      <w:r w:rsidRPr="00F03141">
        <w:t>Each delegation has unique business rules</w:t>
      </w:r>
    </w:p>
    <w:p w14:paraId="2C56C2EE" w14:textId="77777777" w:rsidR="00F03141" w:rsidRPr="00F03141" w:rsidRDefault="00F03141" w:rsidP="00C053AD">
      <w:pPr>
        <w:pStyle w:val="ListParagraph"/>
        <w:numPr>
          <w:ilvl w:val="1"/>
          <w:numId w:val="97"/>
        </w:numPr>
      </w:pPr>
      <w:r w:rsidRPr="00F03141">
        <w:t>Stored in a standardized template</w:t>
      </w:r>
    </w:p>
    <w:p w14:paraId="1780EC65" w14:textId="77777777" w:rsidR="00F03141" w:rsidRPr="00F03141" w:rsidRDefault="00F03141" w:rsidP="00AD1138">
      <w:pPr>
        <w:pStyle w:val="ListParagraph"/>
        <w:numPr>
          <w:ilvl w:val="1"/>
          <w:numId w:val="97"/>
        </w:numPr>
      </w:pPr>
      <w:r w:rsidRPr="00F03141">
        <w:t>Managed in QuickBase / PDS site</w:t>
      </w:r>
    </w:p>
    <w:p w14:paraId="47F9A08E" w14:textId="77777777" w:rsidR="00F03141" w:rsidRPr="00F03141" w:rsidRDefault="00F03141" w:rsidP="00195D13">
      <w:pPr>
        <w:pStyle w:val="ListParagraph"/>
        <w:numPr>
          <w:ilvl w:val="0"/>
          <w:numId w:val="97"/>
        </w:numPr>
      </w:pPr>
      <w:r w:rsidRPr="00F03141">
        <w:t>Content of Business Rules</w:t>
      </w:r>
    </w:p>
    <w:p w14:paraId="4E913476" w14:textId="77777777" w:rsidR="00F03141" w:rsidRPr="00F03141" w:rsidRDefault="00F03141" w:rsidP="00AD1138">
      <w:pPr>
        <w:pStyle w:val="ListParagraph"/>
        <w:numPr>
          <w:ilvl w:val="1"/>
          <w:numId w:val="97"/>
        </w:numPr>
      </w:pPr>
      <w:r w:rsidRPr="00F03141">
        <w:t>Delegate identifiers</w:t>
      </w:r>
    </w:p>
    <w:p w14:paraId="33967AA5" w14:textId="77777777" w:rsidR="00F03141" w:rsidRPr="00F03141" w:rsidRDefault="00F03141" w:rsidP="00AD1138">
      <w:pPr>
        <w:pStyle w:val="ListParagraph"/>
        <w:numPr>
          <w:ilvl w:val="1"/>
          <w:numId w:val="97"/>
        </w:numPr>
      </w:pPr>
      <w:r w:rsidRPr="00F03141">
        <w:t>Products</w:t>
      </w:r>
    </w:p>
    <w:p w14:paraId="2EEBD55F" w14:textId="77777777" w:rsidR="00F03141" w:rsidRPr="00F03141" w:rsidRDefault="00F03141" w:rsidP="00C053AD">
      <w:pPr>
        <w:pStyle w:val="ListParagraph"/>
        <w:numPr>
          <w:ilvl w:val="1"/>
          <w:numId w:val="97"/>
        </w:numPr>
      </w:pPr>
      <w:r w:rsidRPr="00F03141">
        <w:t>TINs and ownership</w:t>
      </w:r>
    </w:p>
    <w:p w14:paraId="286577A7" w14:textId="77777777" w:rsidR="00F03141" w:rsidRPr="00F03141" w:rsidRDefault="00F03141" w:rsidP="00C053AD">
      <w:pPr>
        <w:pStyle w:val="ListParagraph"/>
        <w:numPr>
          <w:ilvl w:val="1"/>
          <w:numId w:val="97"/>
        </w:numPr>
      </w:pPr>
      <w:r w:rsidRPr="00F03141">
        <w:t>Network IDs (geo/net IDs)</w:t>
      </w:r>
    </w:p>
    <w:p w14:paraId="57AC08D9" w14:textId="77777777" w:rsidR="00F03141" w:rsidRPr="00F03141" w:rsidRDefault="00F03141" w:rsidP="00C053AD">
      <w:pPr>
        <w:pStyle w:val="ListParagraph"/>
        <w:numPr>
          <w:ilvl w:val="1"/>
          <w:numId w:val="97"/>
        </w:numPr>
      </w:pPr>
      <w:r w:rsidRPr="00F03141">
        <w:t>Group pins</w:t>
      </w:r>
    </w:p>
    <w:p w14:paraId="7DDC5C19" w14:textId="77777777" w:rsidR="00F03141" w:rsidRPr="00F03141" w:rsidRDefault="00F03141" w:rsidP="00C053AD">
      <w:pPr>
        <w:pStyle w:val="ListParagraph"/>
        <w:numPr>
          <w:ilvl w:val="1"/>
          <w:numId w:val="97"/>
        </w:numPr>
      </w:pPr>
      <w:r w:rsidRPr="00F03141">
        <w:t>Roster submission details</w:t>
      </w:r>
    </w:p>
    <w:p w14:paraId="09C6212C" w14:textId="77777777" w:rsidR="00F03141" w:rsidRPr="00F03141" w:rsidRDefault="00F03141" w:rsidP="00AD1138">
      <w:pPr>
        <w:pStyle w:val="ListParagraph"/>
        <w:numPr>
          <w:ilvl w:val="1"/>
          <w:numId w:val="97"/>
        </w:numPr>
      </w:pPr>
      <w:r w:rsidRPr="00F03141">
        <w:t>Special processing rules</w:t>
      </w:r>
    </w:p>
    <w:p w14:paraId="10F352A7" w14:textId="77777777" w:rsidR="00F03141" w:rsidRPr="00F03141" w:rsidRDefault="00F03141" w:rsidP="00C053AD">
      <w:pPr>
        <w:pStyle w:val="ListParagraph"/>
        <w:numPr>
          <w:ilvl w:val="1"/>
          <w:numId w:val="97"/>
        </w:numPr>
      </w:pPr>
      <w:r w:rsidRPr="00F03141">
        <w:t>Termination codes</w:t>
      </w:r>
    </w:p>
    <w:p w14:paraId="61B696F3" w14:textId="77777777" w:rsidR="00F03141" w:rsidRPr="00F03141" w:rsidRDefault="00F03141" w:rsidP="00C053AD">
      <w:pPr>
        <w:pStyle w:val="ListParagraph"/>
        <w:numPr>
          <w:ilvl w:val="1"/>
          <w:numId w:val="97"/>
        </w:numPr>
      </w:pPr>
      <w:r w:rsidRPr="00F03141">
        <w:t>Revision history logs</w:t>
      </w:r>
    </w:p>
    <w:p w14:paraId="34C9D0A7" w14:textId="77777777" w:rsidR="00F03141" w:rsidRPr="00F03141" w:rsidRDefault="00F03141" w:rsidP="000461B6">
      <w:pPr>
        <w:pStyle w:val="ListParagraph"/>
        <w:numPr>
          <w:ilvl w:val="0"/>
          <w:numId w:val="97"/>
        </w:numPr>
      </w:pPr>
      <w:r w:rsidRPr="00F03141">
        <w:t>Usage</w:t>
      </w:r>
    </w:p>
    <w:p w14:paraId="3D56717B" w14:textId="77777777" w:rsidR="00F03141" w:rsidRPr="00F03141" w:rsidRDefault="00F03141" w:rsidP="000461B6">
      <w:pPr>
        <w:pStyle w:val="ListParagraph"/>
        <w:numPr>
          <w:ilvl w:val="1"/>
          <w:numId w:val="97"/>
        </w:numPr>
      </w:pPr>
      <w:r w:rsidRPr="00F03141">
        <w:t>PDS uses rules to:</w:t>
      </w:r>
    </w:p>
    <w:p w14:paraId="384C5B38" w14:textId="77777777" w:rsidR="00F03141" w:rsidRPr="00F03141" w:rsidRDefault="00F03141" w:rsidP="000461B6">
      <w:pPr>
        <w:pStyle w:val="ListParagraph"/>
        <w:numPr>
          <w:ilvl w:val="2"/>
          <w:numId w:val="97"/>
        </w:numPr>
      </w:pPr>
      <w:r w:rsidRPr="00F03141">
        <w:t>Load provider data correctly</w:t>
      </w:r>
    </w:p>
    <w:p w14:paraId="64543D85" w14:textId="77777777" w:rsidR="00F03141" w:rsidRPr="00F03141" w:rsidRDefault="00F03141" w:rsidP="000461B6">
      <w:pPr>
        <w:pStyle w:val="ListParagraph"/>
        <w:numPr>
          <w:ilvl w:val="2"/>
          <w:numId w:val="97"/>
        </w:numPr>
      </w:pPr>
      <w:r w:rsidRPr="00F03141">
        <w:t>Ensure consistency and audit compliance</w:t>
      </w:r>
    </w:p>
    <w:p w14:paraId="0EC910C7" w14:textId="77777777" w:rsidR="00F03141" w:rsidRPr="00F03141" w:rsidRDefault="00F03141" w:rsidP="00F03141">
      <w:r w:rsidRPr="00F03141">
        <w:t>I. Roster Submission Pathways</w:t>
      </w:r>
    </w:p>
    <w:p w14:paraId="529566A0" w14:textId="77777777" w:rsidR="00F03141" w:rsidRPr="00F03141" w:rsidRDefault="00F03141" w:rsidP="00195D13">
      <w:pPr>
        <w:pStyle w:val="ListParagraph"/>
        <w:numPr>
          <w:ilvl w:val="0"/>
          <w:numId w:val="98"/>
        </w:numPr>
      </w:pPr>
      <w:r w:rsidRPr="00F03141">
        <w:t>Delegates submit rosters via:</w:t>
      </w:r>
    </w:p>
    <w:p w14:paraId="488EFB24" w14:textId="77777777" w:rsidR="00F03141" w:rsidRPr="00F03141" w:rsidRDefault="00F03141" w:rsidP="00DD6116">
      <w:pPr>
        <w:pStyle w:val="ListParagraph"/>
        <w:numPr>
          <w:ilvl w:val="1"/>
          <w:numId w:val="98"/>
        </w:numPr>
      </w:pPr>
      <w:r w:rsidRPr="00F03141">
        <w:t>Network → PDS</w:t>
      </w:r>
    </w:p>
    <w:p w14:paraId="304566F3" w14:textId="77777777" w:rsidR="00F03141" w:rsidRPr="00F03141" w:rsidRDefault="00F03141" w:rsidP="00DD6116">
      <w:pPr>
        <w:pStyle w:val="ListParagraph"/>
        <w:numPr>
          <w:ilvl w:val="1"/>
          <w:numId w:val="98"/>
        </w:numPr>
      </w:pPr>
      <w:r w:rsidRPr="00F03141">
        <w:t>Network → Central Intake (PDIU Delegation)</w:t>
      </w:r>
    </w:p>
    <w:p w14:paraId="718B4E11" w14:textId="77777777" w:rsidR="00F03141" w:rsidRPr="00F03141" w:rsidRDefault="00F03141" w:rsidP="00DD6116">
      <w:pPr>
        <w:pStyle w:val="ListParagraph"/>
        <w:numPr>
          <w:ilvl w:val="1"/>
          <w:numId w:val="98"/>
        </w:numPr>
      </w:pPr>
      <w:r w:rsidRPr="00F03141">
        <w:t>Delegate → Central Intake directly</w:t>
      </w:r>
    </w:p>
    <w:p w14:paraId="083EE18F" w14:textId="77777777" w:rsidR="00F03141" w:rsidRPr="00F03141" w:rsidRDefault="00F03141" w:rsidP="000461B6">
      <w:pPr>
        <w:pStyle w:val="ListParagraph"/>
        <w:numPr>
          <w:ilvl w:val="1"/>
          <w:numId w:val="98"/>
        </w:numPr>
      </w:pPr>
      <w:r w:rsidRPr="00F03141">
        <w:t>Special case:</w:t>
      </w:r>
    </w:p>
    <w:p w14:paraId="6F5FD655" w14:textId="77777777" w:rsidR="00F03141" w:rsidRPr="00F03141" w:rsidRDefault="00F03141" w:rsidP="000461B6">
      <w:pPr>
        <w:pStyle w:val="ListParagraph"/>
        <w:numPr>
          <w:ilvl w:val="2"/>
          <w:numId w:val="98"/>
        </w:numPr>
      </w:pPr>
      <w:r w:rsidRPr="00F03141">
        <w:t xml:space="preserve">First Health → via </w:t>
      </w:r>
      <w:proofErr w:type="spellStart"/>
      <w:r w:rsidRPr="00F03141">
        <w:t>GFest</w:t>
      </w:r>
      <w:proofErr w:type="spellEnd"/>
      <w:r w:rsidRPr="00F03141">
        <w:t xml:space="preserve"> system</w:t>
      </w:r>
    </w:p>
    <w:p w14:paraId="4AAE5B3D" w14:textId="77777777" w:rsidR="00F03141" w:rsidRPr="00F03141" w:rsidRDefault="00F03141" w:rsidP="000461B6">
      <w:r w:rsidRPr="00F03141">
        <w:t>J. Scale &amp; Volume Insights</w:t>
      </w:r>
    </w:p>
    <w:p w14:paraId="1DEEFD6B" w14:textId="77777777" w:rsidR="00F03141" w:rsidRPr="00F03141" w:rsidRDefault="00F03141" w:rsidP="000461B6">
      <w:pPr>
        <w:pStyle w:val="ListParagraph"/>
        <w:numPr>
          <w:ilvl w:val="0"/>
          <w:numId w:val="98"/>
        </w:numPr>
      </w:pPr>
      <w:r w:rsidRPr="00F03141">
        <w:t>~800 active credentialing delegations</w:t>
      </w:r>
    </w:p>
    <w:p w14:paraId="747CA592" w14:textId="77777777" w:rsidR="00F03141" w:rsidRPr="00F03141" w:rsidRDefault="00F03141" w:rsidP="000461B6">
      <w:pPr>
        <w:pStyle w:val="ListParagraph"/>
        <w:numPr>
          <w:ilvl w:val="0"/>
          <w:numId w:val="98"/>
        </w:numPr>
      </w:pPr>
      <w:r w:rsidRPr="00F03141">
        <w:t>1000 total records in GRITT (includes:</w:t>
      </w:r>
    </w:p>
    <w:p w14:paraId="6CE8B89D" w14:textId="77777777" w:rsidR="00F03141" w:rsidRPr="00F03141" w:rsidRDefault="00F03141" w:rsidP="00EA39D5">
      <w:pPr>
        <w:pStyle w:val="ListParagraph"/>
        <w:numPr>
          <w:ilvl w:val="1"/>
          <w:numId w:val="98"/>
        </w:numPr>
      </w:pPr>
      <w:r w:rsidRPr="00F03141">
        <w:t>In-progress</w:t>
      </w:r>
    </w:p>
    <w:p w14:paraId="36FF5280" w14:textId="1CD2201E" w:rsidR="00F03141" w:rsidRPr="00F03141" w:rsidRDefault="00F03141" w:rsidP="00EA39D5">
      <w:pPr>
        <w:pStyle w:val="ListParagraph"/>
        <w:numPr>
          <w:ilvl w:val="1"/>
          <w:numId w:val="98"/>
        </w:numPr>
      </w:pPr>
      <w:r w:rsidRPr="00F03141">
        <w:t>Terminated</w:t>
      </w:r>
    </w:p>
    <w:p w14:paraId="7C0CCEE4" w14:textId="77777777" w:rsidR="00F03141" w:rsidRPr="00F03141" w:rsidRDefault="00F03141" w:rsidP="00EA39D5">
      <w:pPr>
        <w:pStyle w:val="ListParagraph"/>
        <w:numPr>
          <w:ilvl w:val="1"/>
          <w:numId w:val="98"/>
        </w:numPr>
      </w:pPr>
      <w:r w:rsidRPr="00F03141">
        <w:t>~350 business rule templates in use</w:t>
      </w:r>
    </w:p>
    <w:p w14:paraId="1269EB3B" w14:textId="77777777" w:rsidR="00F03141" w:rsidRPr="00F03141" w:rsidRDefault="00F03141" w:rsidP="00EA39D5">
      <w:pPr>
        <w:pStyle w:val="ListParagraph"/>
        <w:numPr>
          <w:ilvl w:val="1"/>
          <w:numId w:val="98"/>
        </w:numPr>
      </w:pPr>
      <w:r w:rsidRPr="00F03141">
        <w:t>Additional ~300 complex entities tracked separately (spreadsheets)</w:t>
      </w:r>
    </w:p>
    <w:p w14:paraId="0471E737" w14:textId="77777777" w:rsidR="00F03141" w:rsidRPr="00F03141" w:rsidRDefault="00F03141" w:rsidP="00F03141">
      <w:r w:rsidRPr="00F03141">
        <w:t>K. Regional / Special Handling Differences</w:t>
      </w:r>
    </w:p>
    <w:p w14:paraId="20BFE5F9" w14:textId="77777777" w:rsidR="00F03141" w:rsidRPr="00F03141" w:rsidRDefault="00F03141" w:rsidP="00195D13">
      <w:pPr>
        <w:pStyle w:val="ListParagraph"/>
        <w:numPr>
          <w:ilvl w:val="0"/>
          <w:numId w:val="99"/>
        </w:numPr>
      </w:pPr>
      <w:r w:rsidRPr="00F03141">
        <w:t>California:</w:t>
      </w:r>
    </w:p>
    <w:p w14:paraId="7CE655BF" w14:textId="77777777" w:rsidR="00F03141" w:rsidRPr="00F03141" w:rsidRDefault="00F03141" w:rsidP="00DD6116">
      <w:pPr>
        <w:pStyle w:val="ListParagraph"/>
        <w:numPr>
          <w:ilvl w:val="1"/>
          <w:numId w:val="99"/>
        </w:numPr>
      </w:pPr>
      <w:r w:rsidRPr="00F03141">
        <w:t>Maintains its own process</w:t>
      </w:r>
    </w:p>
    <w:p w14:paraId="2B748DDA" w14:textId="77777777" w:rsidR="00F03141" w:rsidRPr="00F03141" w:rsidRDefault="00F03141" w:rsidP="00DD6116">
      <w:pPr>
        <w:pStyle w:val="ListParagraph"/>
        <w:numPr>
          <w:ilvl w:val="1"/>
          <w:numId w:val="99"/>
        </w:numPr>
      </w:pPr>
      <w:proofErr w:type="gramStart"/>
      <w:r w:rsidRPr="00F03141">
        <w:t>Uses</w:t>
      </w:r>
      <w:proofErr w:type="gramEnd"/>
      <w:r w:rsidRPr="00F03141">
        <w:t xml:space="preserve"> separate QuickBase system</w:t>
      </w:r>
    </w:p>
    <w:p w14:paraId="3172BBA3" w14:textId="77777777" w:rsidR="00F03141" w:rsidRPr="00F03141" w:rsidRDefault="00F03141" w:rsidP="00DD6116">
      <w:pPr>
        <w:pStyle w:val="ListParagraph"/>
        <w:numPr>
          <w:ilvl w:val="1"/>
          <w:numId w:val="99"/>
        </w:numPr>
      </w:pPr>
      <w:r w:rsidRPr="00F03141">
        <w:t>Does not adopt standard template</w:t>
      </w:r>
    </w:p>
    <w:p w14:paraId="19953515" w14:textId="77777777" w:rsidR="00F03141" w:rsidRPr="00F03141" w:rsidRDefault="00F03141" w:rsidP="00195D13">
      <w:pPr>
        <w:pStyle w:val="ListParagraph"/>
        <w:numPr>
          <w:ilvl w:val="0"/>
          <w:numId w:val="99"/>
        </w:numPr>
      </w:pPr>
      <w:r w:rsidRPr="00F03141">
        <w:t>Other regions:</w:t>
      </w:r>
    </w:p>
    <w:p w14:paraId="0C222A71" w14:textId="77777777" w:rsidR="00F03141" w:rsidRPr="00F03141" w:rsidRDefault="00F03141" w:rsidP="00DD6116">
      <w:pPr>
        <w:pStyle w:val="ListParagraph"/>
        <w:numPr>
          <w:ilvl w:val="1"/>
          <w:numId w:val="99"/>
        </w:numPr>
      </w:pPr>
      <w:r w:rsidRPr="00F03141">
        <w:t>Moving toward standardization via PDS template</w:t>
      </w:r>
    </w:p>
    <w:p w14:paraId="15C2F34A" w14:textId="77777777" w:rsidR="00F03141" w:rsidRPr="00F03141" w:rsidRDefault="00F03141" w:rsidP="00F03141">
      <w:r w:rsidRPr="00F03141">
        <w:t>L. D360 Initiative Context</w:t>
      </w:r>
    </w:p>
    <w:p w14:paraId="72FC273C" w14:textId="77777777" w:rsidR="00F03141" w:rsidRPr="00F03141" w:rsidRDefault="00F03141" w:rsidP="00195D13">
      <w:pPr>
        <w:pStyle w:val="ListParagraph"/>
        <w:numPr>
          <w:ilvl w:val="0"/>
          <w:numId w:val="100"/>
        </w:numPr>
      </w:pPr>
      <w:r w:rsidRPr="00F03141">
        <w:t>Objective</w:t>
      </w:r>
    </w:p>
    <w:p w14:paraId="4E7A2254" w14:textId="77777777" w:rsidR="00F03141" w:rsidRPr="00F03141" w:rsidRDefault="00F03141" w:rsidP="00DD6116">
      <w:pPr>
        <w:pStyle w:val="ListParagraph"/>
        <w:numPr>
          <w:ilvl w:val="1"/>
          <w:numId w:val="100"/>
        </w:numPr>
      </w:pPr>
      <w:r w:rsidRPr="00F03141">
        <w:t>Identify and inventory:</w:t>
      </w:r>
    </w:p>
    <w:p w14:paraId="3E83E255" w14:textId="77777777" w:rsidR="00F03141" w:rsidRPr="00F03141" w:rsidRDefault="00F03141" w:rsidP="00DD6116">
      <w:pPr>
        <w:pStyle w:val="ListParagraph"/>
        <w:numPr>
          <w:ilvl w:val="2"/>
          <w:numId w:val="100"/>
        </w:numPr>
      </w:pPr>
      <w:r w:rsidRPr="00F03141">
        <w:t>All delegation tools</w:t>
      </w:r>
    </w:p>
    <w:p w14:paraId="648EAD58" w14:textId="77777777" w:rsidR="00F03141" w:rsidRPr="00F03141" w:rsidRDefault="00F03141" w:rsidP="00DD6116">
      <w:pPr>
        <w:pStyle w:val="ListParagraph"/>
        <w:numPr>
          <w:ilvl w:val="2"/>
          <w:numId w:val="100"/>
        </w:numPr>
      </w:pPr>
      <w:r w:rsidRPr="00F03141">
        <w:t>Data sources</w:t>
      </w:r>
    </w:p>
    <w:p w14:paraId="509CFA56" w14:textId="77777777" w:rsidR="00F03141" w:rsidRPr="00F03141" w:rsidRDefault="00F03141" w:rsidP="00DD6116">
      <w:pPr>
        <w:pStyle w:val="ListParagraph"/>
        <w:numPr>
          <w:ilvl w:val="2"/>
          <w:numId w:val="100"/>
        </w:numPr>
      </w:pPr>
      <w:r w:rsidRPr="00F03141">
        <w:t>Processes</w:t>
      </w:r>
    </w:p>
    <w:p w14:paraId="313C8844" w14:textId="77777777" w:rsidR="00F03141" w:rsidRPr="00F03141" w:rsidRDefault="00F03141" w:rsidP="00EA39D5">
      <w:pPr>
        <w:pStyle w:val="ListParagraph"/>
        <w:numPr>
          <w:ilvl w:val="1"/>
          <w:numId w:val="100"/>
        </w:numPr>
      </w:pPr>
      <w:r w:rsidRPr="00F03141">
        <w:t>Key Findings from Discussion</w:t>
      </w:r>
    </w:p>
    <w:p w14:paraId="7A445611" w14:textId="77777777" w:rsidR="00F03141" w:rsidRPr="00F03141" w:rsidRDefault="00F03141" w:rsidP="00EA39D5">
      <w:pPr>
        <w:pStyle w:val="ListParagraph"/>
        <w:numPr>
          <w:ilvl w:val="2"/>
          <w:numId w:val="100"/>
        </w:numPr>
      </w:pPr>
      <w:r w:rsidRPr="00F03141">
        <w:t>Dozens of tools exist across teams</w:t>
      </w:r>
    </w:p>
    <w:p w14:paraId="2AA6C150" w14:textId="77777777" w:rsidR="00F03141" w:rsidRPr="00F03141" w:rsidRDefault="00F03141" w:rsidP="00EA39D5">
      <w:pPr>
        <w:pStyle w:val="ListParagraph"/>
        <w:numPr>
          <w:ilvl w:val="2"/>
          <w:numId w:val="100"/>
        </w:numPr>
      </w:pPr>
      <w:r w:rsidRPr="00F03141">
        <w:t>Significant fragmentation</w:t>
      </w:r>
    </w:p>
    <w:p w14:paraId="5A52ECB5" w14:textId="77777777" w:rsidR="00F03141" w:rsidRPr="00F03141" w:rsidRDefault="00F03141" w:rsidP="00DD6116">
      <w:pPr>
        <w:pStyle w:val="ListParagraph"/>
        <w:numPr>
          <w:ilvl w:val="2"/>
          <w:numId w:val="100"/>
        </w:numPr>
      </w:pPr>
      <w:r w:rsidRPr="00F03141">
        <w:t>No unified data model</w:t>
      </w:r>
    </w:p>
    <w:p w14:paraId="3A4FC301" w14:textId="77777777" w:rsidR="00F03141" w:rsidRPr="00F03141" w:rsidRDefault="00F03141" w:rsidP="00EA39D5">
      <w:pPr>
        <w:pStyle w:val="ListParagraph"/>
        <w:numPr>
          <w:ilvl w:val="1"/>
          <w:numId w:val="100"/>
        </w:numPr>
      </w:pPr>
      <w:r w:rsidRPr="00F03141">
        <w:t>Important Note</w:t>
      </w:r>
    </w:p>
    <w:p w14:paraId="2EEE4ED8" w14:textId="77777777" w:rsidR="00F03141" w:rsidRPr="00F03141" w:rsidRDefault="00F03141" w:rsidP="00F03141">
      <w:r w:rsidRPr="00F03141">
        <w:t>2. Decisions Made</w:t>
      </w:r>
    </w:p>
    <w:p w14:paraId="07537AFB" w14:textId="77777777" w:rsidR="00F03141" w:rsidRPr="00F03141" w:rsidRDefault="00F03141" w:rsidP="00C6183A">
      <w:pPr>
        <w:ind w:firstLine="720"/>
      </w:pPr>
      <w:r w:rsidRPr="00F03141">
        <w:rPr>
          <w:rFonts w:ascii="Segoe UI Emoji" w:hAnsi="Segoe UI Emoji" w:cs="Segoe UI Emoji"/>
        </w:rPr>
        <w:t>❌</w:t>
      </w:r>
      <w:r w:rsidRPr="00F03141">
        <w:t xml:space="preserve"> No formal decisions were made during this meeting</w:t>
      </w:r>
    </w:p>
    <w:p w14:paraId="28A19FBD" w14:textId="77777777" w:rsidR="00F03141" w:rsidRPr="00F03141" w:rsidRDefault="00F03141" w:rsidP="00F03141">
      <w:r w:rsidRPr="00F03141">
        <w:t>3. Action Items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895"/>
        <w:gridCol w:w="1994"/>
        <w:gridCol w:w="2461"/>
      </w:tblGrid>
      <w:tr w:rsidR="00F03141" w:rsidRPr="00F03141" w14:paraId="53DB4A5B" w14:textId="77777777" w:rsidTr="00C6183A">
        <w:tc>
          <w:tcPr>
            <w:tcW w:w="0" w:type="auto"/>
            <w:hideMark/>
          </w:tcPr>
          <w:p w14:paraId="5B79E41C" w14:textId="77777777" w:rsidR="00F03141" w:rsidRPr="00F03141" w:rsidRDefault="00F03141" w:rsidP="00F03141">
            <w:r w:rsidRPr="00F03141">
              <w:t>Action</w:t>
            </w:r>
          </w:p>
        </w:tc>
        <w:tc>
          <w:tcPr>
            <w:tcW w:w="0" w:type="auto"/>
            <w:hideMark/>
          </w:tcPr>
          <w:p w14:paraId="6E30E6D4" w14:textId="77777777" w:rsidR="00F03141" w:rsidRPr="00F03141" w:rsidRDefault="00F03141" w:rsidP="00F03141">
            <w:r w:rsidRPr="00F03141">
              <w:t>Owner</w:t>
            </w:r>
          </w:p>
        </w:tc>
        <w:tc>
          <w:tcPr>
            <w:tcW w:w="0" w:type="auto"/>
            <w:hideMark/>
          </w:tcPr>
          <w:p w14:paraId="651438FE" w14:textId="77777777" w:rsidR="00F03141" w:rsidRPr="00F03141" w:rsidRDefault="00F03141" w:rsidP="00F03141">
            <w:r w:rsidRPr="00F03141">
              <w:t>Notes</w:t>
            </w:r>
          </w:p>
        </w:tc>
      </w:tr>
      <w:tr w:rsidR="00F03141" w:rsidRPr="00F03141" w14:paraId="312B7DF7" w14:textId="77777777" w:rsidTr="00C6183A">
        <w:tc>
          <w:tcPr>
            <w:tcW w:w="0" w:type="auto"/>
            <w:hideMark/>
          </w:tcPr>
          <w:p w14:paraId="1EC055FC" w14:textId="77777777" w:rsidR="00F03141" w:rsidRPr="00F03141" w:rsidRDefault="00F03141" w:rsidP="00F03141">
            <w:r w:rsidRPr="00F03141">
              <w:t>Continue D360 discovery and tool inventory</w:t>
            </w:r>
          </w:p>
        </w:tc>
        <w:tc>
          <w:tcPr>
            <w:tcW w:w="0" w:type="auto"/>
            <w:hideMark/>
          </w:tcPr>
          <w:p w14:paraId="53AF5E9E" w14:textId="77777777" w:rsidR="00F03141" w:rsidRPr="00F03141" w:rsidRDefault="00F03141" w:rsidP="00F03141">
            <w:r w:rsidRPr="00F03141">
              <w:t>D360 team</w:t>
            </w:r>
          </w:p>
        </w:tc>
        <w:tc>
          <w:tcPr>
            <w:tcW w:w="0" w:type="auto"/>
            <w:hideMark/>
          </w:tcPr>
          <w:p w14:paraId="09CDA479" w14:textId="77777777" w:rsidR="00F03141" w:rsidRPr="00F03141" w:rsidRDefault="00F03141" w:rsidP="00F03141">
            <w:r w:rsidRPr="00F03141">
              <w:t>Ongoing initiative</w:t>
            </w:r>
          </w:p>
        </w:tc>
      </w:tr>
      <w:tr w:rsidR="00F03141" w:rsidRPr="00F03141" w14:paraId="21BA6E4C" w14:textId="77777777" w:rsidTr="00C6183A">
        <w:tc>
          <w:tcPr>
            <w:tcW w:w="0" w:type="auto"/>
            <w:hideMark/>
          </w:tcPr>
          <w:p w14:paraId="6C8C358F" w14:textId="77777777" w:rsidR="00F03141" w:rsidRPr="00F03141" w:rsidRDefault="00F03141" w:rsidP="00F03141">
            <w:r w:rsidRPr="00F03141">
              <w:t>Socialize GRITT usage and structure</w:t>
            </w:r>
          </w:p>
        </w:tc>
        <w:tc>
          <w:tcPr>
            <w:tcW w:w="0" w:type="auto"/>
            <w:hideMark/>
          </w:tcPr>
          <w:p w14:paraId="59EF9E11" w14:textId="77777777" w:rsidR="00F03141" w:rsidRPr="00F03141" w:rsidRDefault="00F03141" w:rsidP="00F03141">
            <w:r w:rsidRPr="00F03141">
              <w:t>GRITT team</w:t>
            </w:r>
          </w:p>
        </w:tc>
        <w:tc>
          <w:tcPr>
            <w:tcW w:w="0" w:type="auto"/>
            <w:hideMark/>
          </w:tcPr>
          <w:p w14:paraId="588FDA66" w14:textId="77777777" w:rsidR="00F03141" w:rsidRPr="00F03141" w:rsidRDefault="00F03141" w:rsidP="00F03141">
            <w:r w:rsidRPr="00F03141">
              <w:t>Completed in session</w:t>
            </w:r>
          </w:p>
        </w:tc>
      </w:tr>
      <w:tr w:rsidR="00F03141" w:rsidRPr="00F03141" w14:paraId="6FB8F2BE" w14:textId="77777777" w:rsidTr="00C6183A">
        <w:tc>
          <w:tcPr>
            <w:tcW w:w="0" w:type="auto"/>
            <w:hideMark/>
          </w:tcPr>
          <w:p w14:paraId="08261B07" w14:textId="77777777" w:rsidR="00F03141" w:rsidRPr="00F03141" w:rsidRDefault="00F03141" w:rsidP="00F03141">
            <w:r w:rsidRPr="00F03141">
              <w:t>Validate overlap of Oversight communications across teams</w:t>
            </w:r>
          </w:p>
        </w:tc>
        <w:tc>
          <w:tcPr>
            <w:tcW w:w="0" w:type="auto"/>
            <w:hideMark/>
          </w:tcPr>
          <w:p w14:paraId="38E77E9C" w14:textId="77777777" w:rsidR="00F03141" w:rsidRPr="00F03141" w:rsidRDefault="00F03141" w:rsidP="00F03141">
            <w:r w:rsidRPr="00F03141">
              <w:t>Meeting participants</w:t>
            </w:r>
          </w:p>
        </w:tc>
        <w:tc>
          <w:tcPr>
            <w:tcW w:w="0" w:type="auto"/>
            <w:hideMark/>
          </w:tcPr>
          <w:p w14:paraId="23F100D0" w14:textId="77777777" w:rsidR="00F03141" w:rsidRPr="00F03141" w:rsidRDefault="00F03141" w:rsidP="00F03141">
            <w:r w:rsidRPr="00F03141">
              <w:t>Informal validation observed</w:t>
            </w:r>
          </w:p>
        </w:tc>
      </w:tr>
      <w:tr w:rsidR="00F03141" w:rsidRPr="00F03141" w14:paraId="4BC317CC" w14:textId="77777777" w:rsidTr="00C6183A">
        <w:tc>
          <w:tcPr>
            <w:tcW w:w="0" w:type="auto"/>
            <w:hideMark/>
          </w:tcPr>
          <w:p w14:paraId="2545524B" w14:textId="77777777" w:rsidR="00F03141" w:rsidRPr="00F03141" w:rsidRDefault="00F03141" w:rsidP="00F03141">
            <w:r w:rsidRPr="00F03141">
              <w:t>Expand standard business rule template adoption across states</w:t>
            </w:r>
          </w:p>
        </w:tc>
        <w:tc>
          <w:tcPr>
            <w:tcW w:w="0" w:type="auto"/>
            <w:hideMark/>
          </w:tcPr>
          <w:p w14:paraId="6F72D70B" w14:textId="77777777" w:rsidR="00F03141" w:rsidRPr="00F03141" w:rsidRDefault="00F03141" w:rsidP="00F03141">
            <w:r w:rsidRPr="00F03141">
              <w:t>GRITT/PDS teams</w:t>
            </w:r>
          </w:p>
        </w:tc>
        <w:tc>
          <w:tcPr>
            <w:tcW w:w="0" w:type="auto"/>
            <w:hideMark/>
          </w:tcPr>
          <w:p w14:paraId="23B0ABFF" w14:textId="77777777" w:rsidR="00F03141" w:rsidRPr="00F03141" w:rsidRDefault="00F03141" w:rsidP="00F03141">
            <w:r w:rsidRPr="00F03141">
              <w:t>Ongoing effort noted</w:t>
            </w:r>
          </w:p>
        </w:tc>
      </w:tr>
    </w:tbl>
    <w:p w14:paraId="1674D5DD" w14:textId="77777777" w:rsidR="00F03141" w:rsidRPr="00F03141" w:rsidRDefault="00F03141" w:rsidP="00F03141">
      <w:r w:rsidRPr="00F03141">
        <w:t>4. Open Questions / Gaps</w:t>
      </w:r>
    </w:p>
    <w:p w14:paraId="1B3D3037" w14:textId="3CD7D029" w:rsidR="00F03141" w:rsidRPr="00F03141" w:rsidRDefault="00F03141" w:rsidP="001F739D">
      <w:pPr>
        <w:pStyle w:val="ListParagraph"/>
        <w:numPr>
          <w:ilvl w:val="0"/>
          <w:numId w:val="100"/>
        </w:numPr>
      </w:pPr>
      <w:r w:rsidRPr="00F03141">
        <w:t>Source of Truth Strategy</w:t>
      </w:r>
    </w:p>
    <w:p w14:paraId="156F78E9" w14:textId="77777777" w:rsidR="00F03141" w:rsidRPr="00F03141" w:rsidRDefault="00F03141" w:rsidP="001F739D">
      <w:pPr>
        <w:pStyle w:val="ListParagraph"/>
        <w:numPr>
          <w:ilvl w:val="1"/>
          <w:numId w:val="100"/>
        </w:numPr>
      </w:pPr>
      <w:r w:rsidRPr="00F03141">
        <w:t>What system will be designated as official source of truth?</w:t>
      </w:r>
    </w:p>
    <w:p w14:paraId="707E4EB2" w14:textId="77777777" w:rsidR="00F03141" w:rsidRPr="00F03141" w:rsidRDefault="00F03141" w:rsidP="001F739D">
      <w:pPr>
        <w:pStyle w:val="ListParagraph"/>
        <w:numPr>
          <w:ilvl w:val="1"/>
          <w:numId w:val="100"/>
        </w:numPr>
      </w:pPr>
      <w:r w:rsidRPr="00F03141">
        <w:t>How will Archer vs SCM vs Network ownership be resolved?</w:t>
      </w:r>
    </w:p>
    <w:p w14:paraId="389DEA84" w14:textId="77777777" w:rsidR="00F03141" w:rsidRPr="00F03141" w:rsidRDefault="00F03141" w:rsidP="00F03141">
      <w:r w:rsidRPr="00F03141">
        <w:t>B. Integration &amp; Automation</w:t>
      </w:r>
    </w:p>
    <w:p w14:paraId="1D3A9A81" w14:textId="77777777" w:rsidR="00F03141" w:rsidRPr="00F03141" w:rsidRDefault="00F03141" w:rsidP="001F739D">
      <w:pPr>
        <w:pStyle w:val="ListParagraph"/>
        <w:numPr>
          <w:ilvl w:val="0"/>
          <w:numId w:val="100"/>
        </w:numPr>
      </w:pPr>
      <w:r w:rsidRPr="00F03141">
        <w:t>Will manual email-driven processes be:</w:t>
      </w:r>
    </w:p>
    <w:p w14:paraId="6C460474" w14:textId="77777777" w:rsidR="00F03141" w:rsidRPr="00F03141" w:rsidRDefault="00F03141" w:rsidP="001F739D">
      <w:pPr>
        <w:pStyle w:val="ListParagraph"/>
        <w:numPr>
          <w:ilvl w:val="1"/>
          <w:numId w:val="100"/>
        </w:numPr>
      </w:pPr>
      <w:r w:rsidRPr="00F03141">
        <w:t>Automated?</w:t>
      </w:r>
    </w:p>
    <w:p w14:paraId="5525BBD1" w14:textId="77777777" w:rsidR="00F03141" w:rsidRPr="00F03141" w:rsidRDefault="00F03141" w:rsidP="001F739D">
      <w:pPr>
        <w:pStyle w:val="ListParagraph"/>
        <w:numPr>
          <w:ilvl w:val="1"/>
          <w:numId w:val="100"/>
        </w:numPr>
      </w:pPr>
      <w:r w:rsidRPr="00F03141">
        <w:t>System-integrated?</w:t>
      </w:r>
    </w:p>
    <w:p w14:paraId="23A32D80" w14:textId="77777777" w:rsidR="00F03141" w:rsidRPr="00F03141" w:rsidRDefault="00F03141" w:rsidP="001F739D">
      <w:pPr>
        <w:pStyle w:val="ListParagraph"/>
        <w:numPr>
          <w:ilvl w:val="0"/>
          <w:numId w:val="100"/>
        </w:numPr>
      </w:pPr>
      <w:r w:rsidRPr="00F03141">
        <w:t>Can Archer or another system feed GRITT directly?</w:t>
      </w:r>
    </w:p>
    <w:p w14:paraId="4615428B" w14:textId="77777777" w:rsidR="00F03141" w:rsidRPr="00F03141" w:rsidRDefault="00F03141" w:rsidP="00F03141">
      <w:r w:rsidRPr="00F03141">
        <w:t>C. Tool Consolidation</w:t>
      </w:r>
    </w:p>
    <w:p w14:paraId="38A6AD6E" w14:textId="77777777" w:rsidR="00F03141" w:rsidRPr="00F03141" w:rsidRDefault="00F03141" w:rsidP="001F739D">
      <w:pPr>
        <w:pStyle w:val="ListParagraph"/>
        <w:numPr>
          <w:ilvl w:val="0"/>
          <w:numId w:val="102"/>
        </w:numPr>
      </w:pPr>
      <w:r w:rsidRPr="00F03141">
        <w:t>Which of the many delegation tools will:</w:t>
      </w:r>
    </w:p>
    <w:p w14:paraId="6D58341E" w14:textId="77777777" w:rsidR="00F03141" w:rsidRPr="00F03141" w:rsidRDefault="00F03141" w:rsidP="001F739D">
      <w:pPr>
        <w:pStyle w:val="ListParagraph"/>
        <w:numPr>
          <w:ilvl w:val="1"/>
          <w:numId w:val="102"/>
        </w:numPr>
      </w:pPr>
      <w:r w:rsidRPr="00F03141">
        <w:t>Be retained</w:t>
      </w:r>
    </w:p>
    <w:p w14:paraId="6BD456F6" w14:textId="77777777" w:rsidR="00F03141" w:rsidRPr="00F03141" w:rsidRDefault="00F03141" w:rsidP="001F739D">
      <w:pPr>
        <w:pStyle w:val="ListParagraph"/>
        <w:numPr>
          <w:ilvl w:val="1"/>
          <w:numId w:val="102"/>
        </w:numPr>
      </w:pPr>
      <w:r w:rsidRPr="00F03141">
        <w:t>Be retired</w:t>
      </w:r>
    </w:p>
    <w:p w14:paraId="4C190324" w14:textId="77777777" w:rsidR="00F03141" w:rsidRPr="00F03141" w:rsidRDefault="00F03141" w:rsidP="001F739D">
      <w:pPr>
        <w:pStyle w:val="ListParagraph"/>
        <w:numPr>
          <w:ilvl w:val="0"/>
          <w:numId w:val="102"/>
        </w:numPr>
      </w:pPr>
      <w:r w:rsidRPr="00F03141">
        <w:t>What criteria will guide consolidation decisions?</w:t>
      </w:r>
    </w:p>
    <w:p w14:paraId="769A6BF1" w14:textId="77777777" w:rsidR="00F03141" w:rsidRPr="00F03141" w:rsidRDefault="00F03141" w:rsidP="00F03141">
      <w:r w:rsidRPr="00F03141">
        <w:t>D. Data Standardization</w:t>
      </w:r>
    </w:p>
    <w:p w14:paraId="1D2C0406" w14:textId="77777777" w:rsidR="00F03141" w:rsidRPr="00F03141" w:rsidRDefault="00F03141" w:rsidP="001F739D">
      <w:pPr>
        <w:pStyle w:val="ListParagraph"/>
        <w:numPr>
          <w:ilvl w:val="0"/>
          <w:numId w:val="103"/>
        </w:numPr>
      </w:pPr>
      <w:r w:rsidRPr="00F03141">
        <w:t>How will:</w:t>
      </w:r>
    </w:p>
    <w:p w14:paraId="3CA31D3E" w14:textId="77777777" w:rsidR="00F03141" w:rsidRPr="00F03141" w:rsidRDefault="00F03141" w:rsidP="001F739D">
      <w:pPr>
        <w:pStyle w:val="ListParagraph"/>
        <w:numPr>
          <w:ilvl w:val="1"/>
          <w:numId w:val="103"/>
        </w:numPr>
      </w:pPr>
      <w:r w:rsidRPr="00F03141">
        <w:t>Field definitions</w:t>
      </w:r>
    </w:p>
    <w:p w14:paraId="58A59CCD" w14:textId="77777777" w:rsidR="00F03141" w:rsidRPr="00F03141" w:rsidRDefault="00F03141" w:rsidP="001F739D">
      <w:pPr>
        <w:pStyle w:val="ListParagraph"/>
        <w:numPr>
          <w:ilvl w:val="1"/>
          <w:numId w:val="103"/>
        </w:numPr>
      </w:pPr>
      <w:r w:rsidRPr="00F03141">
        <w:t>Data models</w:t>
      </w:r>
      <w:r w:rsidRPr="00F03141">
        <w:br/>
        <w:t>be standardized across systems?</w:t>
      </w:r>
    </w:p>
    <w:p w14:paraId="647D5709" w14:textId="77777777" w:rsidR="00F03141" w:rsidRPr="00F03141" w:rsidRDefault="00F03141" w:rsidP="00F03141">
      <w:r w:rsidRPr="00F03141">
        <w:t>E. Ownership &amp; Governance</w:t>
      </w:r>
    </w:p>
    <w:p w14:paraId="3780EA0F" w14:textId="77777777" w:rsidR="00F03141" w:rsidRPr="00F03141" w:rsidRDefault="00F03141" w:rsidP="001F739D">
      <w:pPr>
        <w:pStyle w:val="ListParagraph"/>
        <w:numPr>
          <w:ilvl w:val="0"/>
          <w:numId w:val="103"/>
        </w:numPr>
      </w:pPr>
      <w:r w:rsidRPr="00F03141">
        <w:t>Who owns:</w:t>
      </w:r>
    </w:p>
    <w:p w14:paraId="67A0099A" w14:textId="77777777" w:rsidR="00F03141" w:rsidRPr="00F03141" w:rsidRDefault="00F03141" w:rsidP="001F739D">
      <w:pPr>
        <w:pStyle w:val="ListParagraph"/>
        <w:numPr>
          <w:ilvl w:val="1"/>
          <w:numId w:val="103"/>
        </w:numPr>
      </w:pPr>
      <w:r w:rsidRPr="00F03141">
        <w:t>Delegation data lifecycle?</w:t>
      </w:r>
    </w:p>
    <w:p w14:paraId="019D5614" w14:textId="77777777" w:rsidR="00F03141" w:rsidRPr="00F03141" w:rsidRDefault="00F03141" w:rsidP="001F739D">
      <w:pPr>
        <w:pStyle w:val="ListParagraph"/>
        <w:numPr>
          <w:ilvl w:val="1"/>
          <w:numId w:val="103"/>
        </w:numPr>
      </w:pPr>
      <w:r w:rsidRPr="00F03141">
        <w:t>Data validation and updates?</w:t>
      </w:r>
    </w:p>
    <w:p w14:paraId="0BFBFDC8" w14:textId="77777777" w:rsidR="00F03141" w:rsidRPr="00F03141" w:rsidRDefault="00F03141" w:rsidP="00F03141">
      <w:r w:rsidRPr="00F03141">
        <w:t>F. Alignment with D360 Future State</w:t>
      </w:r>
    </w:p>
    <w:p w14:paraId="5D43A431" w14:textId="77777777" w:rsidR="00F03141" w:rsidRPr="00F03141" w:rsidRDefault="00F03141" w:rsidP="001D5E82">
      <w:pPr>
        <w:pStyle w:val="ListParagraph"/>
        <w:numPr>
          <w:ilvl w:val="0"/>
          <w:numId w:val="103"/>
        </w:numPr>
      </w:pPr>
      <w:r w:rsidRPr="00F03141">
        <w:t>Will GRITT:</w:t>
      </w:r>
    </w:p>
    <w:p w14:paraId="06FEDC89" w14:textId="19584204" w:rsidR="00F03141" w:rsidRPr="00F03141" w:rsidRDefault="00F03141" w:rsidP="001D5E82">
      <w:pPr>
        <w:pStyle w:val="ListParagraph"/>
        <w:numPr>
          <w:ilvl w:val="1"/>
          <w:numId w:val="103"/>
        </w:numPr>
      </w:pPr>
      <w:r w:rsidRPr="00F03141">
        <w:t xml:space="preserve">Be integrated into </w:t>
      </w:r>
      <w:r w:rsidR="001D5E82">
        <w:t>D360</w:t>
      </w:r>
      <w:r w:rsidRPr="00F03141">
        <w:t>?</w:t>
      </w:r>
    </w:p>
    <w:p w14:paraId="7A5F1EC6" w14:textId="77777777" w:rsidR="00F03141" w:rsidRPr="00F03141" w:rsidRDefault="00F03141" w:rsidP="001D5E82">
      <w:pPr>
        <w:pStyle w:val="ListParagraph"/>
        <w:numPr>
          <w:ilvl w:val="1"/>
          <w:numId w:val="103"/>
        </w:numPr>
      </w:pPr>
      <w:r w:rsidRPr="00F03141">
        <w:t>Be replaced?</w:t>
      </w:r>
    </w:p>
    <w:p w14:paraId="2E2C9C2C" w14:textId="77777777" w:rsidR="00F03141" w:rsidRPr="00F03141" w:rsidRDefault="00F03141" w:rsidP="001D5E82">
      <w:pPr>
        <w:pStyle w:val="ListParagraph"/>
        <w:numPr>
          <w:ilvl w:val="1"/>
          <w:numId w:val="103"/>
        </w:numPr>
      </w:pPr>
      <w:r w:rsidRPr="00F03141">
        <w:t>Continue as a supporting tool?</w:t>
      </w:r>
    </w:p>
    <w:p w14:paraId="007022C6" w14:textId="3671AEF2" w:rsidR="00F03141" w:rsidRPr="00F03141" w:rsidRDefault="00C709AD" w:rsidP="001D5E82">
      <w:r>
        <w:t xml:space="preserve">G. </w:t>
      </w:r>
      <w:r w:rsidR="00F03141" w:rsidRPr="00F03141">
        <w:t>Key Takeaways (Executive-Level)</w:t>
      </w:r>
    </w:p>
    <w:p w14:paraId="68F2B0C9" w14:textId="77777777" w:rsidR="00F03141" w:rsidRPr="00F03141" w:rsidRDefault="00F03141" w:rsidP="00C709AD">
      <w:pPr>
        <w:pStyle w:val="ListParagraph"/>
        <w:numPr>
          <w:ilvl w:val="0"/>
          <w:numId w:val="103"/>
        </w:numPr>
      </w:pPr>
      <w:r w:rsidRPr="00F03141">
        <w:t>GRITT is a mature (since ~2018), operationally critical tool for credentialing delegation</w:t>
      </w:r>
    </w:p>
    <w:p w14:paraId="41750B54" w14:textId="77777777" w:rsidR="00F03141" w:rsidRPr="00F03141" w:rsidRDefault="00F03141" w:rsidP="00C709AD">
      <w:pPr>
        <w:pStyle w:val="ListParagraph"/>
        <w:numPr>
          <w:ilvl w:val="0"/>
          <w:numId w:val="103"/>
        </w:numPr>
      </w:pPr>
      <w:r w:rsidRPr="00F03141">
        <w:t>The process is highly manual and email-driven</w:t>
      </w:r>
    </w:p>
    <w:p w14:paraId="42406191" w14:textId="77777777" w:rsidR="00F03141" w:rsidRPr="00F03141" w:rsidRDefault="00F03141" w:rsidP="00C709AD">
      <w:pPr>
        <w:pStyle w:val="ListParagraph"/>
        <w:numPr>
          <w:ilvl w:val="0"/>
          <w:numId w:val="103"/>
        </w:numPr>
      </w:pPr>
      <w:r w:rsidRPr="00F03141">
        <w:t>There is significant fragmentation across systems</w:t>
      </w:r>
    </w:p>
    <w:p w14:paraId="3AEBDF87" w14:textId="77777777" w:rsidR="00F03141" w:rsidRPr="00F03141" w:rsidRDefault="00F03141" w:rsidP="00C709AD">
      <w:pPr>
        <w:pStyle w:val="ListParagraph"/>
        <w:numPr>
          <w:ilvl w:val="0"/>
          <w:numId w:val="103"/>
        </w:numPr>
      </w:pPr>
      <w:r w:rsidRPr="00F03141">
        <w:t>There is no agreed source of truth, creating alignment risk</w:t>
      </w:r>
    </w:p>
    <w:p w14:paraId="4CEE494E" w14:textId="24D5835B" w:rsidR="00CB22CB" w:rsidRDefault="00F03141" w:rsidP="00C709AD">
      <w:pPr>
        <w:pStyle w:val="ListParagraph"/>
        <w:numPr>
          <w:ilvl w:val="0"/>
          <w:numId w:val="103"/>
        </w:numPr>
      </w:pPr>
      <w:r w:rsidRPr="00F03141">
        <w:t>D360 initiative is in early discovery phase, aiming to map and rationalize the ecosystem</w:t>
      </w:r>
    </w:p>
    <w:p w14:paraId="7FA1081A" w14:textId="0EDFAA9F" w:rsidR="00C709AD" w:rsidRDefault="00C709AD">
      <w:r>
        <w:br w:type="page"/>
      </w:r>
    </w:p>
    <w:p w14:paraId="35A14BA3" w14:textId="77777777" w:rsidR="00C6183A" w:rsidRPr="00C6183A" w:rsidRDefault="00C6183A" w:rsidP="00C709AD"/>
    <w:p w14:paraId="655E2929" w14:textId="77653BDF" w:rsidR="00CB22CB" w:rsidRPr="00CB22CB" w:rsidRDefault="00337079" w:rsidP="00445DD4">
      <w:pPr>
        <w:pStyle w:val="Heading2"/>
      </w:pPr>
      <w:bookmarkStart w:id="2" w:name="_Toc229999108"/>
      <w:r>
        <w:t xml:space="preserve">MVP Requirements Workshop </w:t>
      </w:r>
      <w:r w:rsidR="00BA16EF" w:rsidRPr="00BA16EF">
        <w:t>–</w:t>
      </w:r>
      <w:r w:rsidR="00D20E7D">
        <w:t xml:space="preserve"> </w:t>
      </w:r>
      <w:r>
        <w:t>Session 4 | May 14</w:t>
      </w:r>
      <w:r w:rsidRPr="00337079">
        <w:rPr>
          <w:vertAlign w:val="superscript"/>
        </w:rPr>
        <w:t>th</w:t>
      </w:r>
      <w:r>
        <w:t>, 2026</w:t>
      </w:r>
      <w:bookmarkEnd w:id="2"/>
    </w:p>
    <w:p w14:paraId="685DF604" w14:textId="751B69B5" w:rsidR="00CB22CB" w:rsidRPr="00CB22CB" w:rsidRDefault="00CB22CB" w:rsidP="00BA16EF">
      <w:pPr>
        <w:pStyle w:val="ListParagraph"/>
        <w:numPr>
          <w:ilvl w:val="0"/>
          <w:numId w:val="52"/>
        </w:numPr>
      </w:pPr>
      <w:r w:rsidRPr="00CB22CB">
        <w:t>MVP Scope &amp; Field Prioritization</w:t>
      </w:r>
    </w:p>
    <w:p w14:paraId="77B3D569" w14:textId="77777777" w:rsidR="00CB22CB" w:rsidRPr="00CB22CB" w:rsidRDefault="00CB22CB" w:rsidP="00BA16EF">
      <w:pPr>
        <w:pStyle w:val="ListParagraph"/>
        <w:numPr>
          <w:ilvl w:val="1"/>
          <w:numId w:val="52"/>
        </w:numPr>
      </w:pPr>
      <w:r w:rsidRPr="00CB22CB">
        <w:t>Many fields reviewed (especially AZ–BL) are:</w:t>
      </w:r>
    </w:p>
    <w:p w14:paraId="490F14CE" w14:textId="77777777" w:rsidR="00CB22CB" w:rsidRPr="00CB22CB" w:rsidRDefault="00CB22CB" w:rsidP="00BA16EF">
      <w:pPr>
        <w:pStyle w:val="ListParagraph"/>
        <w:numPr>
          <w:ilvl w:val="1"/>
          <w:numId w:val="52"/>
        </w:numPr>
      </w:pPr>
      <w:proofErr w:type="gramStart"/>
      <w:r w:rsidRPr="00CB22CB">
        <w:t>Clinical-team</w:t>
      </w:r>
      <w:proofErr w:type="gramEnd"/>
      <w:r w:rsidRPr="00CB22CB">
        <w:t xml:space="preserve"> defined and several years old</w:t>
      </w:r>
    </w:p>
    <w:p w14:paraId="629DFFD2" w14:textId="77777777" w:rsidR="00CB22CB" w:rsidRPr="00CB22CB" w:rsidRDefault="00CB22CB" w:rsidP="00BA16EF">
      <w:pPr>
        <w:pStyle w:val="ListParagraph"/>
        <w:numPr>
          <w:ilvl w:val="1"/>
          <w:numId w:val="52"/>
        </w:numPr>
      </w:pPr>
      <w:r w:rsidRPr="00CB22CB">
        <w:t>California IPA–specific</w:t>
      </w:r>
    </w:p>
    <w:p w14:paraId="626C0516" w14:textId="77777777" w:rsidR="00CB22CB" w:rsidRPr="00CB22CB" w:rsidRDefault="00CB22CB" w:rsidP="00BA16EF">
      <w:pPr>
        <w:pStyle w:val="ListParagraph"/>
        <w:numPr>
          <w:ilvl w:val="0"/>
          <w:numId w:val="52"/>
        </w:numPr>
      </w:pPr>
      <w:r w:rsidRPr="00CB22CB">
        <w:t>Alignment:</w:t>
      </w:r>
    </w:p>
    <w:p w14:paraId="650C091D" w14:textId="77777777" w:rsidR="00CB22CB" w:rsidRPr="00CB22CB" w:rsidRDefault="00CB22CB" w:rsidP="00BA16EF">
      <w:pPr>
        <w:pStyle w:val="ListParagraph"/>
        <w:numPr>
          <w:ilvl w:val="1"/>
          <w:numId w:val="52"/>
        </w:numPr>
      </w:pPr>
      <w:r w:rsidRPr="00CB22CB">
        <w:t>Not all fields belong in MVP</w:t>
      </w:r>
    </w:p>
    <w:p w14:paraId="19C67B7F" w14:textId="77777777" w:rsidR="00CB22CB" w:rsidRPr="00CB22CB" w:rsidRDefault="00CB22CB" w:rsidP="00BA16EF">
      <w:pPr>
        <w:pStyle w:val="ListParagraph"/>
        <w:numPr>
          <w:ilvl w:val="1"/>
          <w:numId w:val="52"/>
        </w:numPr>
      </w:pPr>
      <w:r w:rsidRPr="00CB22CB">
        <w:t>Focus is on essential, source-backed fields only</w:t>
      </w:r>
    </w:p>
    <w:p w14:paraId="6E7C886E" w14:textId="77777777" w:rsidR="00CB22CB" w:rsidRPr="00CB22CB" w:rsidRDefault="00CB22CB" w:rsidP="00BA16EF">
      <w:pPr>
        <w:pStyle w:val="ListParagraph"/>
        <w:numPr>
          <w:ilvl w:val="1"/>
          <w:numId w:val="52"/>
        </w:numPr>
      </w:pPr>
      <w:r w:rsidRPr="00CB22CB">
        <w:t>Some fields may still exist but:</w:t>
      </w:r>
    </w:p>
    <w:p w14:paraId="7DD5CBA0" w14:textId="2DC9EEE8" w:rsidR="00CB22CB" w:rsidRPr="00CB22CB" w:rsidRDefault="00CB22CB" w:rsidP="00BA16EF">
      <w:pPr>
        <w:pStyle w:val="ListParagraph"/>
        <w:numPr>
          <w:ilvl w:val="1"/>
          <w:numId w:val="52"/>
        </w:numPr>
      </w:pPr>
      <w:r w:rsidRPr="00CB22CB">
        <w:t>Sourced differently (e.g., Archer vs QuickBase)</w:t>
      </w:r>
    </w:p>
    <w:p w14:paraId="0DF1A95F" w14:textId="22B7B2B2" w:rsidR="00CB22CB" w:rsidRPr="00CB22CB" w:rsidRDefault="00CB22CB" w:rsidP="00BA16EF">
      <w:pPr>
        <w:pStyle w:val="ListParagraph"/>
        <w:numPr>
          <w:ilvl w:val="0"/>
          <w:numId w:val="52"/>
        </w:numPr>
      </w:pPr>
      <w:r w:rsidRPr="00CB22CB">
        <w:t>Data Source Strategy</w:t>
      </w:r>
    </w:p>
    <w:p w14:paraId="0AFB58E3" w14:textId="77777777" w:rsidR="00CB22CB" w:rsidRPr="00CB22CB" w:rsidRDefault="00CB22CB" w:rsidP="00BA16EF">
      <w:pPr>
        <w:pStyle w:val="ListParagraph"/>
        <w:numPr>
          <w:ilvl w:val="1"/>
          <w:numId w:val="52"/>
        </w:numPr>
      </w:pPr>
      <w:r w:rsidRPr="00CB22CB">
        <w:t>Primary systems discussed:</w:t>
      </w:r>
    </w:p>
    <w:p w14:paraId="678DB8DB" w14:textId="77777777" w:rsidR="00CB22CB" w:rsidRPr="00CB22CB" w:rsidRDefault="00CB22CB" w:rsidP="00BA16EF">
      <w:pPr>
        <w:pStyle w:val="ListParagraph"/>
        <w:numPr>
          <w:ilvl w:val="2"/>
          <w:numId w:val="52"/>
        </w:numPr>
      </w:pPr>
      <w:r w:rsidRPr="00CB22CB">
        <w:t>Archer (preferred)</w:t>
      </w:r>
    </w:p>
    <w:p w14:paraId="42F992D5" w14:textId="77777777" w:rsidR="00CB22CB" w:rsidRPr="00CB22CB" w:rsidRDefault="00CB22CB" w:rsidP="00BA16EF">
      <w:pPr>
        <w:pStyle w:val="ListParagraph"/>
        <w:numPr>
          <w:ilvl w:val="2"/>
          <w:numId w:val="52"/>
        </w:numPr>
      </w:pPr>
      <w:r w:rsidRPr="00CB22CB">
        <w:t>QuickBase (California IPA-specific)</w:t>
      </w:r>
    </w:p>
    <w:p w14:paraId="7B82D715" w14:textId="77777777" w:rsidR="00CB22CB" w:rsidRPr="00CB22CB" w:rsidRDefault="00CB22CB" w:rsidP="00BA16EF">
      <w:pPr>
        <w:pStyle w:val="ListParagraph"/>
        <w:numPr>
          <w:ilvl w:val="1"/>
          <w:numId w:val="52"/>
        </w:numPr>
      </w:pPr>
      <w:r w:rsidRPr="00CB22CB">
        <w:t>Key takeaway:</w:t>
      </w:r>
    </w:p>
    <w:p w14:paraId="65823B6F" w14:textId="77777777" w:rsidR="00CB22CB" w:rsidRPr="00CB22CB" w:rsidRDefault="00CB22CB" w:rsidP="00BA16EF">
      <w:pPr>
        <w:pStyle w:val="ListParagraph"/>
        <w:numPr>
          <w:ilvl w:val="2"/>
          <w:numId w:val="52"/>
        </w:numPr>
      </w:pPr>
      <w:r w:rsidRPr="00CB22CB">
        <w:t>Use authoritative system wherever possible</w:t>
      </w:r>
    </w:p>
    <w:p w14:paraId="502F0670" w14:textId="77777777" w:rsidR="00CB22CB" w:rsidRPr="00CB22CB" w:rsidRDefault="00CB22CB" w:rsidP="00BA16EF">
      <w:pPr>
        <w:pStyle w:val="ListParagraph"/>
        <w:numPr>
          <w:ilvl w:val="2"/>
          <w:numId w:val="52"/>
        </w:numPr>
      </w:pPr>
      <w:r w:rsidRPr="00CB22CB">
        <w:t>Data accuracy depends on manual updates in source systems</w:t>
      </w:r>
    </w:p>
    <w:p w14:paraId="3716CCDB" w14:textId="77777777" w:rsidR="00CB22CB" w:rsidRPr="00CB22CB" w:rsidRDefault="00CB22CB" w:rsidP="00BA16EF">
      <w:pPr>
        <w:pStyle w:val="ListParagraph"/>
        <w:numPr>
          <w:ilvl w:val="1"/>
          <w:numId w:val="52"/>
        </w:numPr>
      </w:pPr>
      <w:r w:rsidRPr="00CB22CB">
        <w:t>Risk:</w:t>
      </w:r>
    </w:p>
    <w:p w14:paraId="0AF0AD3B" w14:textId="0B83D395" w:rsidR="00CB22CB" w:rsidRPr="00CB22CB" w:rsidRDefault="00CB22CB" w:rsidP="00BA16EF">
      <w:pPr>
        <w:pStyle w:val="ListParagraph"/>
        <w:numPr>
          <w:ilvl w:val="2"/>
          <w:numId w:val="52"/>
        </w:numPr>
      </w:pPr>
      <w:r w:rsidRPr="00CB22CB">
        <w:t>Potential for stale or inconsistent data across systems</w:t>
      </w:r>
    </w:p>
    <w:p w14:paraId="4E326C4D" w14:textId="213E180C" w:rsidR="00CB22CB" w:rsidRPr="00CB22CB" w:rsidRDefault="00CB22CB" w:rsidP="00BA16EF">
      <w:pPr>
        <w:pStyle w:val="ListParagraph"/>
        <w:numPr>
          <w:ilvl w:val="0"/>
          <w:numId w:val="52"/>
        </w:numPr>
      </w:pPr>
      <w:r w:rsidRPr="00CB22CB">
        <w:t>Data Gaps &amp; Field Mapping</w:t>
      </w:r>
    </w:p>
    <w:p w14:paraId="7F71B054" w14:textId="77777777" w:rsidR="00CB22CB" w:rsidRPr="00CB22CB" w:rsidRDefault="00CB22CB" w:rsidP="00BA16EF">
      <w:pPr>
        <w:pStyle w:val="ListParagraph"/>
        <w:numPr>
          <w:ilvl w:val="1"/>
          <w:numId w:val="52"/>
        </w:numPr>
      </w:pPr>
      <w:r w:rsidRPr="00CB22CB">
        <w:t>Core working effort:</w:t>
      </w:r>
    </w:p>
    <w:p w14:paraId="478693AE" w14:textId="77777777" w:rsidR="00CB22CB" w:rsidRPr="00CB22CB" w:rsidRDefault="00CB22CB" w:rsidP="00BA16EF">
      <w:pPr>
        <w:pStyle w:val="ListParagraph"/>
        <w:numPr>
          <w:ilvl w:val="2"/>
          <w:numId w:val="52"/>
        </w:numPr>
      </w:pPr>
      <w:r w:rsidRPr="00CB22CB">
        <w:t>Map each MVP field → validated source system</w:t>
      </w:r>
    </w:p>
    <w:p w14:paraId="10DC5C25" w14:textId="77777777" w:rsidR="00CB22CB" w:rsidRPr="00CB22CB" w:rsidRDefault="00CB22CB" w:rsidP="00BA16EF">
      <w:pPr>
        <w:pStyle w:val="ListParagraph"/>
        <w:numPr>
          <w:ilvl w:val="1"/>
          <w:numId w:val="52"/>
        </w:numPr>
      </w:pPr>
      <w:r w:rsidRPr="00CB22CB">
        <w:t>Issues identified:</w:t>
      </w:r>
    </w:p>
    <w:p w14:paraId="70C7BA6D" w14:textId="77777777" w:rsidR="00CB22CB" w:rsidRPr="00CB22CB" w:rsidRDefault="00CB22CB" w:rsidP="00BA16EF">
      <w:pPr>
        <w:pStyle w:val="ListParagraph"/>
        <w:numPr>
          <w:ilvl w:val="2"/>
          <w:numId w:val="52"/>
        </w:numPr>
      </w:pPr>
      <w:r w:rsidRPr="00CB22CB">
        <w:t>Some fields lack:</w:t>
      </w:r>
    </w:p>
    <w:p w14:paraId="3947D046" w14:textId="77777777" w:rsidR="00CB22CB" w:rsidRPr="00CB22CB" w:rsidRDefault="00CB22CB" w:rsidP="00BA16EF">
      <w:pPr>
        <w:pStyle w:val="ListParagraph"/>
        <w:numPr>
          <w:ilvl w:val="3"/>
          <w:numId w:val="52"/>
        </w:numPr>
      </w:pPr>
      <w:r w:rsidRPr="00CB22CB">
        <w:t>Clear definitions</w:t>
      </w:r>
    </w:p>
    <w:p w14:paraId="130DDDD5" w14:textId="77777777" w:rsidR="00CB22CB" w:rsidRPr="00CB22CB" w:rsidRDefault="00CB22CB" w:rsidP="00BA16EF">
      <w:pPr>
        <w:pStyle w:val="ListParagraph"/>
        <w:numPr>
          <w:ilvl w:val="3"/>
          <w:numId w:val="52"/>
        </w:numPr>
      </w:pPr>
      <w:r w:rsidRPr="00CB22CB">
        <w:lastRenderedPageBreak/>
        <w:t>Confirmed sources</w:t>
      </w:r>
    </w:p>
    <w:p w14:paraId="1603E409" w14:textId="77777777" w:rsidR="00CB22CB" w:rsidRPr="00CB22CB" w:rsidRDefault="00CB22CB" w:rsidP="00BA16EF">
      <w:pPr>
        <w:pStyle w:val="ListParagraph"/>
        <w:numPr>
          <w:ilvl w:val="1"/>
          <w:numId w:val="52"/>
        </w:numPr>
      </w:pPr>
      <w:r w:rsidRPr="00CB22CB">
        <w:t>Current focus:</w:t>
      </w:r>
    </w:p>
    <w:p w14:paraId="4C702E66" w14:textId="4B0E3283" w:rsidR="00CB22CB" w:rsidRPr="00CB22CB" w:rsidRDefault="00CB22CB" w:rsidP="00BA16EF">
      <w:pPr>
        <w:pStyle w:val="ListParagraph"/>
        <w:numPr>
          <w:ilvl w:val="2"/>
          <w:numId w:val="52"/>
        </w:numPr>
      </w:pPr>
      <w:r w:rsidRPr="00CB22CB">
        <w:t>Bridging spreadsheet labels to actual system fields</w:t>
      </w:r>
    </w:p>
    <w:p w14:paraId="06B0E08A" w14:textId="72DAD5C6" w:rsidR="00CB22CB" w:rsidRPr="00CB22CB" w:rsidRDefault="00CB22CB" w:rsidP="00BA16EF">
      <w:pPr>
        <w:pStyle w:val="ListParagraph"/>
        <w:numPr>
          <w:ilvl w:val="1"/>
          <w:numId w:val="52"/>
        </w:numPr>
      </w:pPr>
      <w:r w:rsidRPr="00CB22CB">
        <w:t>Encounter Submission &amp; Accumulators</w:t>
      </w:r>
    </w:p>
    <w:p w14:paraId="4AA2CDAC" w14:textId="77777777" w:rsidR="00CB22CB" w:rsidRPr="00CB22CB" w:rsidRDefault="00CB22CB" w:rsidP="00BA16EF">
      <w:pPr>
        <w:pStyle w:val="ListParagraph"/>
        <w:numPr>
          <w:ilvl w:val="2"/>
          <w:numId w:val="52"/>
        </w:numPr>
      </w:pPr>
      <w:r w:rsidRPr="00CB22CB">
        <w:t>Encounter submission:</w:t>
      </w:r>
    </w:p>
    <w:p w14:paraId="62B91A85" w14:textId="77777777" w:rsidR="00CB22CB" w:rsidRPr="00CB22CB" w:rsidRDefault="00CB22CB" w:rsidP="00BA16EF">
      <w:pPr>
        <w:pStyle w:val="ListParagraph"/>
        <w:numPr>
          <w:ilvl w:val="3"/>
          <w:numId w:val="52"/>
        </w:numPr>
      </w:pPr>
      <w:r w:rsidRPr="00CB22CB">
        <w:t>Delegates send data back to Aetna (claims/encounter data)</w:t>
      </w:r>
    </w:p>
    <w:p w14:paraId="723B54C1" w14:textId="77777777" w:rsidR="00CB22CB" w:rsidRPr="00CB22CB" w:rsidRDefault="00CB22CB" w:rsidP="00BA16EF">
      <w:pPr>
        <w:pStyle w:val="ListParagraph"/>
        <w:numPr>
          <w:ilvl w:val="2"/>
          <w:numId w:val="52"/>
        </w:numPr>
      </w:pPr>
      <w:r w:rsidRPr="00CB22CB">
        <w:t>Accumulators:</w:t>
      </w:r>
    </w:p>
    <w:p w14:paraId="692F544A" w14:textId="77777777" w:rsidR="00CB22CB" w:rsidRPr="00CB22CB" w:rsidRDefault="00CB22CB" w:rsidP="00BA16EF">
      <w:pPr>
        <w:pStyle w:val="ListParagraph"/>
        <w:numPr>
          <w:ilvl w:val="3"/>
          <w:numId w:val="52"/>
        </w:numPr>
      </w:pPr>
      <w:r w:rsidRPr="00CB22CB">
        <w:t xml:space="preserve">Related </w:t>
      </w:r>
      <w:proofErr w:type="gramStart"/>
      <w:r w:rsidRPr="00CB22CB">
        <w:t>to member</w:t>
      </w:r>
      <w:proofErr w:type="gramEnd"/>
      <w:r w:rsidRPr="00CB22CB">
        <w:t xml:space="preserve"> out-of-pocket tracking</w:t>
      </w:r>
    </w:p>
    <w:p w14:paraId="57C1958A" w14:textId="77777777" w:rsidR="00CB22CB" w:rsidRPr="00CB22CB" w:rsidRDefault="00CB22CB" w:rsidP="00BA16EF">
      <w:pPr>
        <w:pStyle w:val="ListParagraph"/>
        <w:numPr>
          <w:ilvl w:val="4"/>
          <w:numId w:val="52"/>
        </w:numPr>
      </w:pPr>
      <w:r w:rsidRPr="00CB22CB">
        <w:t>Key clarification:</w:t>
      </w:r>
    </w:p>
    <w:p w14:paraId="3892B63C" w14:textId="77777777" w:rsidR="00CB22CB" w:rsidRPr="00CB22CB" w:rsidRDefault="00CB22CB" w:rsidP="00BA16EF">
      <w:pPr>
        <w:pStyle w:val="ListParagraph"/>
        <w:numPr>
          <w:ilvl w:val="5"/>
          <w:numId w:val="52"/>
        </w:numPr>
      </w:pPr>
      <w:r w:rsidRPr="00CB22CB">
        <w:t>MVP does NOT require detailed accumulator values</w:t>
      </w:r>
    </w:p>
    <w:p w14:paraId="6F65F33C" w14:textId="77777777" w:rsidR="00CB22CB" w:rsidRPr="00CB22CB" w:rsidRDefault="00CB22CB" w:rsidP="00BA16EF">
      <w:pPr>
        <w:pStyle w:val="ListParagraph"/>
        <w:numPr>
          <w:ilvl w:val="5"/>
          <w:numId w:val="52"/>
        </w:numPr>
      </w:pPr>
      <w:r w:rsidRPr="00CB22CB">
        <w:t>Instead, focus on:</w:t>
      </w:r>
    </w:p>
    <w:p w14:paraId="35314407" w14:textId="77777777" w:rsidR="00CB22CB" w:rsidRPr="00CB22CB" w:rsidRDefault="00CB22CB" w:rsidP="00BA16EF">
      <w:pPr>
        <w:pStyle w:val="ListParagraph"/>
        <w:numPr>
          <w:ilvl w:val="6"/>
          <w:numId w:val="52"/>
        </w:numPr>
      </w:pPr>
      <w:r w:rsidRPr="00CB22CB">
        <w:t>Whether processes are set up and functioning</w:t>
      </w:r>
    </w:p>
    <w:p w14:paraId="3E0B8481" w14:textId="77777777" w:rsidR="00CB22CB" w:rsidRPr="00CB22CB" w:rsidRDefault="00CB22CB" w:rsidP="00BA16EF">
      <w:pPr>
        <w:pStyle w:val="ListParagraph"/>
        <w:numPr>
          <w:ilvl w:val="2"/>
          <w:numId w:val="52"/>
        </w:numPr>
      </w:pPr>
      <w:r w:rsidRPr="00CB22CB">
        <w:t>Status:</w:t>
      </w:r>
    </w:p>
    <w:p w14:paraId="6EB855BE" w14:textId="5F5D83E0" w:rsidR="00CB22CB" w:rsidRPr="00CB22CB" w:rsidRDefault="00CB22CB" w:rsidP="00BA16EF">
      <w:pPr>
        <w:pStyle w:val="ListParagraph"/>
        <w:numPr>
          <w:ilvl w:val="3"/>
          <w:numId w:val="52"/>
        </w:numPr>
      </w:pPr>
      <w:r w:rsidRPr="00CB22CB">
        <w:t>Still partially unresolved → requires additional validation</w:t>
      </w:r>
    </w:p>
    <w:p w14:paraId="30BE544F" w14:textId="0879830E" w:rsidR="00CB22CB" w:rsidRPr="00CB22CB" w:rsidRDefault="00CB22CB" w:rsidP="00BA16EF">
      <w:pPr>
        <w:pStyle w:val="ListParagraph"/>
        <w:numPr>
          <w:ilvl w:val="1"/>
          <w:numId w:val="52"/>
        </w:numPr>
      </w:pPr>
      <w:r w:rsidRPr="00CB22CB">
        <w:t>Multi-System Complexity</w:t>
      </w:r>
    </w:p>
    <w:p w14:paraId="10B51EF6" w14:textId="77777777" w:rsidR="00CB22CB" w:rsidRPr="00CB22CB" w:rsidRDefault="00CB22CB" w:rsidP="00BA16EF">
      <w:pPr>
        <w:pStyle w:val="ListParagraph"/>
        <w:numPr>
          <w:ilvl w:val="2"/>
          <w:numId w:val="52"/>
        </w:numPr>
      </w:pPr>
      <w:r w:rsidRPr="00CB22CB">
        <w:t>Multiple claims platforms exist (e.g., commercial, Medicare, Medicaid)</w:t>
      </w:r>
    </w:p>
    <w:p w14:paraId="0F71890E" w14:textId="77777777" w:rsidR="00CB22CB" w:rsidRPr="00CB22CB" w:rsidRDefault="00CB22CB" w:rsidP="00BA16EF">
      <w:pPr>
        <w:pStyle w:val="ListParagraph"/>
        <w:numPr>
          <w:ilvl w:val="3"/>
          <w:numId w:val="52"/>
        </w:numPr>
      </w:pPr>
      <w:r w:rsidRPr="00CB22CB">
        <w:t>Impact:</w:t>
      </w:r>
    </w:p>
    <w:p w14:paraId="3473ABB5" w14:textId="653D4691" w:rsidR="00CB22CB" w:rsidRPr="00CB22CB" w:rsidRDefault="00CB22CB" w:rsidP="00BA16EF">
      <w:pPr>
        <w:pStyle w:val="ListParagraph"/>
        <w:numPr>
          <w:ilvl w:val="4"/>
          <w:numId w:val="52"/>
        </w:numPr>
      </w:pPr>
      <w:r w:rsidRPr="00CB22CB">
        <w:t>Verifying setup requires coordination across multiple teams</w:t>
      </w:r>
    </w:p>
    <w:p w14:paraId="548F1D63" w14:textId="1D7E0C4F" w:rsidR="00CB22CB" w:rsidRPr="00CB22CB" w:rsidRDefault="00CB22CB" w:rsidP="00BA16EF">
      <w:pPr>
        <w:pStyle w:val="ListParagraph"/>
        <w:numPr>
          <w:ilvl w:val="1"/>
          <w:numId w:val="52"/>
        </w:numPr>
      </w:pPr>
      <w:r w:rsidRPr="00CB22CB">
        <w:t>MSO (Management Services Organization)</w:t>
      </w:r>
    </w:p>
    <w:p w14:paraId="42598D38" w14:textId="77777777" w:rsidR="00CB22CB" w:rsidRPr="00CB22CB" w:rsidRDefault="00CB22CB" w:rsidP="00BA16EF">
      <w:pPr>
        <w:pStyle w:val="ListParagraph"/>
        <w:numPr>
          <w:ilvl w:val="2"/>
          <w:numId w:val="52"/>
        </w:numPr>
      </w:pPr>
      <w:r w:rsidRPr="00CB22CB">
        <w:t>Manage multiple IPAs</w:t>
      </w:r>
    </w:p>
    <w:p w14:paraId="008B838D" w14:textId="77777777" w:rsidR="00CB22CB" w:rsidRPr="00CB22CB" w:rsidRDefault="00CB22CB" w:rsidP="00BA16EF">
      <w:pPr>
        <w:pStyle w:val="ListParagraph"/>
        <w:numPr>
          <w:ilvl w:val="2"/>
          <w:numId w:val="52"/>
        </w:numPr>
      </w:pPr>
      <w:r w:rsidRPr="00CB22CB">
        <w:t>Serve as operational coordination layer</w:t>
      </w:r>
    </w:p>
    <w:p w14:paraId="03426269" w14:textId="77777777" w:rsidR="00CB22CB" w:rsidRPr="00CB22CB" w:rsidRDefault="00CB22CB" w:rsidP="00BA16EF">
      <w:pPr>
        <w:pStyle w:val="ListParagraph"/>
        <w:numPr>
          <w:ilvl w:val="2"/>
          <w:numId w:val="52"/>
        </w:numPr>
      </w:pPr>
      <w:r w:rsidRPr="00CB22CB">
        <w:t>Observations:</w:t>
      </w:r>
    </w:p>
    <w:p w14:paraId="24C613BD" w14:textId="77777777" w:rsidR="00CB22CB" w:rsidRPr="00CB22CB" w:rsidRDefault="00CB22CB" w:rsidP="00BA16EF">
      <w:pPr>
        <w:pStyle w:val="ListParagraph"/>
        <w:numPr>
          <w:ilvl w:val="3"/>
          <w:numId w:val="52"/>
        </w:numPr>
      </w:pPr>
      <w:r w:rsidRPr="00CB22CB">
        <w:t>Data exists in both Archer and QuickBase</w:t>
      </w:r>
    </w:p>
    <w:p w14:paraId="5DF00479" w14:textId="77777777" w:rsidR="00CB22CB" w:rsidRPr="00CB22CB" w:rsidRDefault="00CB22CB" w:rsidP="00BA16EF">
      <w:pPr>
        <w:pStyle w:val="ListParagraph"/>
        <w:numPr>
          <w:ilvl w:val="3"/>
          <w:numId w:val="52"/>
        </w:numPr>
      </w:pPr>
      <w:r w:rsidRPr="00CB22CB">
        <w:t>Relationships change frequently</w:t>
      </w:r>
    </w:p>
    <w:p w14:paraId="5BE87A19" w14:textId="77777777" w:rsidR="00CB22CB" w:rsidRPr="00CB22CB" w:rsidRDefault="00CB22CB" w:rsidP="00BA16EF">
      <w:pPr>
        <w:pStyle w:val="ListParagraph"/>
        <w:numPr>
          <w:ilvl w:val="4"/>
          <w:numId w:val="52"/>
        </w:numPr>
      </w:pPr>
      <w:r w:rsidRPr="00CB22CB">
        <w:t>Implication:</w:t>
      </w:r>
    </w:p>
    <w:p w14:paraId="39E53FF3" w14:textId="701E89A1" w:rsidR="00CB22CB" w:rsidRPr="00CB22CB" w:rsidRDefault="00CB22CB" w:rsidP="00BA16EF">
      <w:pPr>
        <w:pStyle w:val="ListParagraph"/>
        <w:numPr>
          <w:ilvl w:val="5"/>
          <w:numId w:val="52"/>
        </w:numPr>
      </w:pPr>
      <w:r w:rsidRPr="00CB22CB">
        <w:t>MSO tracking is important but may be complex and not fully centralized</w:t>
      </w:r>
    </w:p>
    <w:p w14:paraId="2AD3136A" w14:textId="08825217" w:rsidR="00CB22CB" w:rsidRPr="00CB22CB" w:rsidRDefault="00CB22CB" w:rsidP="00BA16EF">
      <w:pPr>
        <w:pStyle w:val="ListParagraph"/>
        <w:numPr>
          <w:ilvl w:val="1"/>
          <w:numId w:val="52"/>
        </w:numPr>
      </w:pPr>
      <w:r w:rsidRPr="00CB22CB">
        <w:t>Contact Data Requirements</w:t>
      </w:r>
    </w:p>
    <w:p w14:paraId="7E9C890B" w14:textId="77777777" w:rsidR="00CB22CB" w:rsidRPr="00CB22CB" w:rsidRDefault="00CB22CB" w:rsidP="00BA16EF">
      <w:pPr>
        <w:pStyle w:val="ListParagraph"/>
        <w:numPr>
          <w:ilvl w:val="2"/>
          <w:numId w:val="52"/>
        </w:numPr>
      </w:pPr>
      <w:r w:rsidRPr="00CB22CB">
        <w:t xml:space="preserve">“Delegated entity </w:t>
      </w:r>
      <w:proofErr w:type="gramStart"/>
      <w:r w:rsidRPr="00CB22CB">
        <w:t>contact</w:t>
      </w:r>
      <w:proofErr w:type="gramEnd"/>
      <w:r w:rsidRPr="00CB22CB">
        <w:t>” field needs enhancement:</w:t>
      </w:r>
    </w:p>
    <w:p w14:paraId="56426C65" w14:textId="77777777" w:rsidR="00CB22CB" w:rsidRPr="00CB22CB" w:rsidRDefault="00CB22CB" w:rsidP="00BA16EF">
      <w:pPr>
        <w:pStyle w:val="ListParagraph"/>
        <w:numPr>
          <w:ilvl w:val="3"/>
          <w:numId w:val="52"/>
        </w:numPr>
      </w:pPr>
      <w:r w:rsidRPr="00CB22CB">
        <w:t>Name alone is insufficient</w:t>
      </w:r>
    </w:p>
    <w:p w14:paraId="4D455334" w14:textId="77777777" w:rsidR="00CB22CB" w:rsidRPr="00CB22CB" w:rsidRDefault="00CB22CB" w:rsidP="00BA16EF">
      <w:pPr>
        <w:pStyle w:val="ListParagraph"/>
        <w:numPr>
          <w:ilvl w:val="3"/>
          <w:numId w:val="52"/>
        </w:numPr>
      </w:pPr>
      <w:proofErr w:type="gramStart"/>
      <w:r w:rsidRPr="00CB22CB">
        <w:t>Requirement</w:t>
      </w:r>
      <w:proofErr w:type="gramEnd"/>
      <w:r w:rsidRPr="00CB22CB">
        <w:t>:</w:t>
      </w:r>
    </w:p>
    <w:p w14:paraId="7795DD09" w14:textId="77777777" w:rsidR="00CB22CB" w:rsidRPr="00CB22CB" w:rsidRDefault="00CB22CB" w:rsidP="00BA16EF">
      <w:pPr>
        <w:pStyle w:val="ListParagraph"/>
        <w:numPr>
          <w:ilvl w:val="4"/>
          <w:numId w:val="52"/>
        </w:numPr>
      </w:pPr>
      <w:r w:rsidRPr="00CB22CB">
        <w:t>Include email (and possibly other details)</w:t>
      </w:r>
    </w:p>
    <w:p w14:paraId="4B4D98BB" w14:textId="77777777" w:rsidR="00CB22CB" w:rsidRPr="00CB22CB" w:rsidRDefault="00CB22CB" w:rsidP="00BA16EF">
      <w:pPr>
        <w:pStyle w:val="ListParagraph"/>
        <w:numPr>
          <w:ilvl w:val="4"/>
          <w:numId w:val="52"/>
        </w:numPr>
      </w:pPr>
      <w:r w:rsidRPr="00CB22CB">
        <w:t>Likely approach:</w:t>
      </w:r>
    </w:p>
    <w:p w14:paraId="5C448CF6" w14:textId="7DA8288D" w:rsidR="00CB22CB" w:rsidRPr="00CB22CB" w:rsidRDefault="00CB22CB" w:rsidP="00BA16EF">
      <w:pPr>
        <w:pStyle w:val="ListParagraph"/>
        <w:numPr>
          <w:ilvl w:val="5"/>
          <w:numId w:val="52"/>
        </w:numPr>
      </w:pPr>
      <w:r w:rsidRPr="00CB22CB">
        <w:lastRenderedPageBreak/>
        <w:t>Separate fields or structured contact data</w:t>
      </w:r>
    </w:p>
    <w:p w14:paraId="4CE09F7E" w14:textId="52B9EC17" w:rsidR="00CB22CB" w:rsidRPr="00CB22CB" w:rsidRDefault="00CB22CB" w:rsidP="00BA16EF">
      <w:pPr>
        <w:pStyle w:val="ListParagraph"/>
        <w:numPr>
          <w:ilvl w:val="1"/>
          <w:numId w:val="52"/>
        </w:numPr>
      </w:pPr>
      <w:r w:rsidRPr="00CB22CB">
        <w:t>User Roles &amp; Permissions (MVP Behavior)</w:t>
      </w:r>
    </w:p>
    <w:p w14:paraId="605394B7" w14:textId="77777777" w:rsidR="00CB22CB" w:rsidRPr="00CB22CB" w:rsidRDefault="00CB22CB" w:rsidP="00BA16EF">
      <w:pPr>
        <w:pStyle w:val="ListParagraph"/>
        <w:numPr>
          <w:ilvl w:val="2"/>
          <w:numId w:val="52"/>
        </w:numPr>
      </w:pPr>
      <w:r w:rsidRPr="00CB22CB">
        <w:t>Critical design decision:</w:t>
      </w:r>
    </w:p>
    <w:p w14:paraId="017D188F" w14:textId="7BD1154A" w:rsidR="00CB22CB" w:rsidRPr="00CB22CB" w:rsidRDefault="00CB22CB" w:rsidP="00BA16EF">
      <w:pPr>
        <w:pStyle w:val="ListParagraph"/>
        <w:numPr>
          <w:ilvl w:val="3"/>
          <w:numId w:val="52"/>
        </w:numPr>
      </w:pPr>
      <w:r w:rsidRPr="00CB22CB">
        <w:t>No editing of source-system data in D</w:t>
      </w:r>
      <w:r w:rsidR="000B7097">
        <w:t>360</w:t>
      </w:r>
      <w:r w:rsidR="00224ECC">
        <w:t xml:space="preserve"> regardless of user type</w:t>
      </w:r>
    </w:p>
    <w:p w14:paraId="3723E4E4" w14:textId="705C851D" w:rsidR="00CB22CB" w:rsidRPr="00CB22CB" w:rsidRDefault="006244FC" w:rsidP="00BA16EF">
      <w:pPr>
        <w:pStyle w:val="ListParagraph"/>
        <w:numPr>
          <w:ilvl w:val="2"/>
          <w:numId w:val="52"/>
        </w:numPr>
      </w:pPr>
      <w:r>
        <w:t>Super User Criteria:</w:t>
      </w:r>
    </w:p>
    <w:p w14:paraId="7710C87B" w14:textId="50BE24E7" w:rsidR="00CB22CB" w:rsidRDefault="00224ECC" w:rsidP="00BA16EF">
      <w:pPr>
        <w:pStyle w:val="ListParagraph"/>
        <w:numPr>
          <w:ilvl w:val="3"/>
          <w:numId w:val="52"/>
        </w:numPr>
      </w:pPr>
      <w:r>
        <w:t>R</w:t>
      </w:r>
      <w:r w:rsidR="00CB22CB" w:rsidRPr="00CB22CB">
        <w:t>ead-</w:t>
      </w:r>
      <w:r>
        <w:t>O</w:t>
      </w:r>
      <w:r w:rsidR="00CB22CB" w:rsidRPr="00CB22CB">
        <w:t>nly for integrated fields</w:t>
      </w:r>
    </w:p>
    <w:p w14:paraId="2ED615CF" w14:textId="3C693810" w:rsidR="006244FC" w:rsidRDefault="006244FC" w:rsidP="00BA16EF">
      <w:pPr>
        <w:pStyle w:val="ListParagraph"/>
        <w:numPr>
          <w:ilvl w:val="3"/>
          <w:numId w:val="52"/>
        </w:numPr>
      </w:pPr>
      <w:r>
        <w:t>Editable for NEW D360-Housed Fields</w:t>
      </w:r>
    </w:p>
    <w:p w14:paraId="0970B32F" w14:textId="72223DD0" w:rsidR="00CB22CB" w:rsidRPr="00CB22CB" w:rsidRDefault="00B9755B" w:rsidP="00BA16EF">
      <w:pPr>
        <w:pStyle w:val="ListParagraph"/>
        <w:numPr>
          <w:ilvl w:val="4"/>
          <w:numId w:val="52"/>
        </w:numPr>
      </w:pPr>
      <w:r>
        <w:t>Discussed notes-type field</w:t>
      </w:r>
    </w:p>
    <w:p w14:paraId="4396D3A3" w14:textId="119148B6" w:rsidR="00CB22CB" w:rsidRPr="00CB22CB" w:rsidRDefault="00CB22CB" w:rsidP="00BA16EF">
      <w:pPr>
        <w:pStyle w:val="ListParagraph"/>
        <w:numPr>
          <w:ilvl w:val="1"/>
          <w:numId w:val="52"/>
        </w:numPr>
      </w:pPr>
      <w:r w:rsidRPr="00CB22CB">
        <w:t>Release Coordination / Ownership Alignment</w:t>
      </w:r>
    </w:p>
    <w:p w14:paraId="0C41EB96" w14:textId="77777777" w:rsidR="00CB22CB" w:rsidRPr="00CB22CB" w:rsidRDefault="00CB22CB" w:rsidP="00BA16EF">
      <w:pPr>
        <w:pStyle w:val="ListParagraph"/>
        <w:numPr>
          <w:ilvl w:val="2"/>
          <w:numId w:val="52"/>
        </w:numPr>
      </w:pPr>
      <w:r w:rsidRPr="00CB22CB">
        <w:t>Mike Gaul identified as primary engaged owner</w:t>
      </w:r>
    </w:p>
    <w:p w14:paraId="57F78506" w14:textId="77777777" w:rsidR="00CB22CB" w:rsidRPr="00CB22CB" w:rsidRDefault="00CB22CB" w:rsidP="00BA16EF">
      <w:pPr>
        <w:pStyle w:val="ListParagraph"/>
        <w:numPr>
          <w:ilvl w:val="2"/>
          <w:numId w:val="52"/>
        </w:numPr>
      </w:pPr>
      <w:r w:rsidRPr="00CB22CB">
        <w:t>Need to clarify:</w:t>
      </w:r>
    </w:p>
    <w:p w14:paraId="4DB72579" w14:textId="77777777" w:rsidR="00CB22CB" w:rsidRPr="00CB22CB" w:rsidRDefault="00CB22CB" w:rsidP="00BA16EF">
      <w:pPr>
        <w:pStyle w:val="ListParagraph"/>
        <w:numPr>
          <w:ilvl w:val="3"/>
          <w:numId w:val="52"/>
        </w:numPr>
      </w:pPr>
      <w:r w:rsidRPr="00CB22CB">
        <w:t>Who provides release information</w:t>
      </w:r>
    </w:p>
    <w:p w14:paraId="06257B30" w14:textId="77777777" w:rsidR="00CB22CB" w:rsidRPr="00CB22CB" w:rsidRDefault="00CB22CB" w:rsidP="00BA16EF">
      <w:pPr>
        <w:pStyle w:val="ListParagraph"/>
        <w:numPr>
          <w:ilvl w:val="3"/>
          <w:numId w:val="52"/>
        </w:numPr>
      </w:pPr>
      <w:r w:rsidRPr="00CB22CB">
        <w:t>Whether alignment to external release schedules is required</w:t>
      </w:r>
    </w:p>
    <w:p w14:paraId="278D000E" w14:textId="26F5CB43" w:rsidR="00CB22CB" w:rsidRPr="00CB22CB" w:rsidRDefault="00CB22CB" w:rsidP="00BA16EF">
      <w:pPr>
        <w:pStyle w:val="ListParagraph"/>
        <w:numPr>
          <w:ilvl w:val="3"/>
          <w:numId w:val="52"/>
        </w:numPr>
      </w:pPr>
      <w:r w:rsidRPr="00CB22CB">
        <w:t>Alignment between teams can occur offline</w:t>
      </w:r>
    </w:p>
    <w:p w14:paraId="6747E283" w14:textId="27A75CFB" w:rsidR="00CB22CB" w:rsidRPr="00CB22CB" w:rsidRDefault="00CB22CB" w:rsidP="00BA16EF">
      <w:pPr>
        <w:pStyle w:val="ListParagraph"/>
        <w:numPr>
          <w:ilvl w:val="1"/>
          <w:numId w:val="52"/>
        </w:numPr>
      </w:pPr>
      <w:r w:rsidRPr="00CB22CB">
        <w:t>Next Steps</w:t>
      </w:r>
    </w:p>
    <w:p w14:paraId="4BC9BC17" w14:textId="77777777" w:rsidR="00CB22CB" w:rsidRPr="00CB22CB" w:rsidRDefault="00CB22CB" w:rsidP="00BA16EF">
      <w:pPr>
        <w:pStyle w:val="ListParagraph"/>
        <w:numPr>
          <w:ilvl w:val="2"/>
          <w:numId w:val="52"/>
        </w:numPr>
      </w:pPr>
      <w:r w:rsidRPr="00CB22CB">
        <w:t>Upcoming sessions will focus on:</w:t>
      </w:r>
    </w:p>
    <w:p w14:paraId="1541ABE7" w14:textId="77777777" w:rsidR="00CB22CB" w:rsidRPr="00CB22CB" w:rsidRDefault="00CB22CB" w:rsidP="00BA16EF">
      <w:pPr>
        <w:pStyle w:val="ListParagraph"/>
        <w:numPr>
          <w:ilvl w:val="3"/>
          <w:numId w:val="52"/>
        </w:numPr>
      </w:pPr>
      <w:r w:rsidRPr="00CB22CB">
        <w:t>Filtering capabilities</w:t>
      </w:r>
    </w:p>
    <w:p w14:paraId="136C85D4" w14:textId="77777777" w:rsidR="00CB22CB" w:rsidRPr="00CB22CB" w:rsidRDefault="00CB22CB" w:rsidP="00BA16EF">
      <w:pPr>
        <w:pStyle w:val="ListParagraph"/>
        <w:numPr>
          <w:ilvl w:val="3"/>
          <w:numId w:val="52"/>
        </w:numPr>
      </w:pPr>
      <w:r w:rsidRPr="00CB22CB">
        <w:t>User interaction requirements</w:t>
      </w:r>
    </w:p>
    <w:p w14:paraId="4556BF60" w14:textId="77777777" w:rsidR="00CB22CB" w:rsidRPr="00CB22CB" w:rsidRDefault="00CB22CB" w:rsidP="00BA16EF">
      <w:pPr>
        <w:pStyle w:val="ListParagraph"/>
        <w:numPr>
          <w:ilvl w:val="3"/>
          <w:numId w:val="52"/>
        </w:numPr>
      </w:pPr>
      <w:r w:rsidRPr="00CB22CB">
        <w:t>Appian platform constraints</w:t>
      </w:r>
    </w:p>
    <w:p w14:paraId="2BF8A9E8" w14:textId="77777777" w:rsidR="00CB22CB" w:rsidRPr="00CB22CB" w:rsidRDefault="00CB22CB" w:rsidP="00BA16EF">
      <w:pPr>
        <w:pStyle w:val="ListParagraph"/>
        <w:numPr>
          <w:ilvl w:val="2"/>
          <w:numId w:val="52"/>
        </w:numPr>
      </w:pPr>
      <w:r w:rsidRPr="00CB22CB">
        <w:t>Plan to:</w:t>
      </w:r>
    </w:p>
    <w:p w14:paraId="7D9AEF90" w14:textId="77777777" w:rsidR="00CB22CB" w:rsidRPr="00CB22CB" w:rsidRDefault="00CB22CB" w:rsidP="00BA16EF">
      <w:pPr>
        <w:pStyle w:val="ListParagraph"/>
        <w:numPr>
          <w:ilvl w:val="3"/>
          <w:numId w:val="52"/>
        </w:numPr>
      </w:pPr>
      <w:r w:rsidRPr="00CB22CB">
        <w:t xml:space="preserve">Use real examples </w:t>
      </w:r>
      <w:proofErr w:type="gramStart"/>
      <w:r w:rsidRPr="00CB22CB">
        <w:t>to</w:t>
      </w:r>
      <w:proofErr w:type="gramEnd"/>
      <w:r w:rsidRPr="00CB22CB">
        <w:t xml:space="preserve"> </w:t>
      </w:r>
      <w:proofErr w:type="gramStart"/>
      <w:r w:rsidRPr="00CB22CB">
        <w:t>drive</w:t>
      </w:r>
      <w:proofErr w:type="gramEnd"/>
      <w:r w:rsidRPr="00CB22CB">
        <w:t xml:space="preserve"> requirements</w:t>
      </w:r>
    </w:p>
    <w:p w14:paraId="672EEDD3" w14:textId="6F9692BC" w:rsidR="00CB22CB" w:rsidRPr="00CB22CB" w:rsidRDefault="00CB22CB" w:rsidP="00BA16EF">
      <w:pPr>
        <w:pStyle w:val="ListParagraph"/>
        <w:numPr>
          <w:ilvl w:val="3"/>
          <w:numId w:val="52"/>
        </w:numPr>
      </w:pPr>
      <w:r w:rsidRPr="00CB22CB">
        <w:t>Additional sessions already scheduled (next: Tuesday)</w:t>
      </w:r>
    </w:p>
    <w:p w14:paraId="1872D4A4" w14:textId="77777777" w:rsidR="00D20E7D" w:rsidRDefault="00D20E7D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2E492F7E" w14:textId="14FF126E" w:rsidR="00F72285" w:rsidRPr="00F72285" w:rsidRDefault="004065DE" w:rsidP="004065DE">
      <w:pPr>
        <w:pStyle w:val="Heading1"/>
      </w:pPr>
      <w:bookmarkStart w:id="3" w:name="_Toc229999109"/>
      <w:r>
        <w:rPr>
          <w:rFonts w:ascii="Segoe UI Emoji" w:hAnsi="Segoe UI Emoji" w:cs="Segoe UI Emoji"/>
        </w:rPr>
        <w:lastRenderedPageBreak/>
        <w:t>MVP Requirements Workshop</w:t>
      </w:r>
      <w:r w:rsidR="00F72285" w:rsidRPr="00F72285">
        <w:t xml:space="preserve"> </w:t>
      </w:r>
      <w:r>
        <w:t xml:space="preserve">- </w:t>
      </w:r>
      <w:r w:rsidR="00F72285" w:rsidRPr="00F72285">
        <w:t>Session 3</w:t>
      </w:r>
      <w:r>
        <w:t xml:space="preserve"> | May 13</w:t>
      </w:r>
      <w:r w:rsidRPr="004065DE">
        <w:rPr>
          <w:vertAlign w:val="superscript"/>
        </w:rPr>
        <w:t>th</w:t>
      </w:r>
      <w:r>
        <w:t>, 2026</w:t>
      </w:r>
      <w:bookmarkEnd w:id="3"/>
    </w:p>
    <w:p w14:paraId="19A7C4F4" w14:textId="6F7FF414" w:rsidR="00F72285" w:rsidRPr="00AA038B" w:rsidRDefault="00F72285" w:rsidP="004065DE">
      <w:pPr>
        <w:rPr>
          <w:b/>
          <w:bCs/>
        </w:rPr>
      </w:pPr>
      <w:r w:rsidRPr="00AA038B">
        <w:rPr>
          <w:b/>
          <w:bCs/>
        </w:rPr>
        <w:t>1</w:t>
      </w:r>
      <w:proofErr w:type="gramStart"/>
      <w:r w:rsidRPr="00AA038B">
        <w:rPr>
          <w:b/>
          <w:bCs/>
        </w:rPr>
        <w:t>.  Concerns</w:t>
      </w:r>
      <w:proofErr w:type="gramEnd"/>
      <w:r w:rsidRPr="00AA038B">
        <w:rPr>
          <w:b/>
          <w:bCs/>
        </w:rPr>
        <w:t xml:space="preserve"> About Adding Another Tool vs. Source of Truth</w:t>
      </w:r>
    </w:p>
    <w:p w14:paraId="543B89F3" w14:textId="77777777" w:rsidR="00F72285" w:rsidRPr="00F72285" w:rsidRDefault="00F72285" w:rsidP="00BA16EF">
      <w:pPr>
        <w:pStyle w:val="ListParagraph"/>
        <w:numPr>
          <w:ilvl w:val="0"/>
          <w:numId w:val="42"/>
        </w:numPr>
      </w:pPr>
      <w:r w:rsidRPr="00F72285">
        <w:t>Key Discussion:</w:t>
      </w:r>
    </w:p>
    <w:p w14:paraId="0B2809CB" w14:textId="77777777" w:rsidR="00F72285" w:rsidRPr="00F72285" w:rsidRDefault="00F72285" w:rsidP="00BA16EF">
      <w:pPr>
        <w:pStyle w:val="ListParagraph"/>
        <w:numPr>
          <w:ilvl w:val="1"/>
          <w:numId w:val="42"/>
        </w:numPr>
      </w:pPr>
      <w:r w:rsidRPr="00F72285">
        <w:t>Team raised concerns that D360 (Delegation 360 MVP) may introduce another tool instead of solving fragmentation</w:t>
      </w:r>
    </w:p>
    <w:p w14:paraId="1A0C7469" w14:textId="77777777" w:rsidR="00F72285" w:rsidRPr="00F72285" w:rsidRDefault="00F72285" w:rsidP="00BA16EF">
      <w:pPr>
        <w:pStyle w:val="ListParagraph"/>
        <w:numPr>
          <w:ilvl w:val="1"/>
          <w:numId w:val="42"/>
        </w:numPr>
      </w:pPr>
      <w:r w:rsidRPr="00F72285">
        <w:t>Questions surfaced around what truly serves as the source of truth for delegation data</w:t>
      </w:r>
    </w:p>
    <w:p w14:paraId="6ADA9471" w14:textId="77777777" w:rsidR="00F72285" w:rsidRPr="00F72285" w:rsidRDefault="00F72285" w:rsidP="00BA16EF">
      <w:pPr>
        <w:pStyle w:val="ListParagraph"/>
        <w:numPr>
          <w:ilvl w:val="0"/>
          <w:numId w:val="42"/>
        </w:numPr>
      </w:pPr>
      <w:r w:rsidRPr="00F72285">
        <w:t>Who Said What (Paraphrased):</w:t>
      </w:r>
    </w:p>
    <w:p w14:paraId="5E7DAB02" w14:textId="77777777" w:rsidR="00F72285" w:rsidRPr="00F72285" w:rsidRDefault="00F72285" w:rsidP="00BA16EF">
      <w:pPr>
        <w:pStyle w:val="ListParagraph"/>
        <w:numPr>
          <w:ilvl w:val="1"/>
          <w:numId w:val="42"/>
        </w:numPr>
      </w:pPr>
      <w:r w:rsidRPr="00F72285">
        <w:t>Tina Morey: Highlighted pushback from stakeholders questioning why another tool is being created and emphasized the lack of a clear source of truth today</w:t>
      </w:r>
    </w:p>
    <w:p w14:paraId="16166497" w14:textId="77777777" w:rsidR="00F72285" w:rsidRPr="00F72285" w:rsidRDefault="00F72285" w:rsidP="00BA16EF">
      <w:pPr>
        <w:pStyle w:val="ListParagraph"/>
        <w:numPr>
          <w:ilvl w:val="1"/>
          <w:numId w:val="42"/>
        </w:numPr>
      </w:pPr>
      <w:r w:rsidRPr="00F72285">
        <w:t>Alan Bartholomew: Raised concerns about Archer’s role in formal audits and the risk of conflicting with audit expectations</w:t>
      </w:r>
    </w:p>
    <w:p w14:paraId="741DA7CE" w14:textId="77777777" w:rsidR="00F72285" w:rsidRPr="00F72285" w:rsidRDefault="00F72285" w:rsidP="00BA16EF">
      <w:pPr>
        <w:pStyle w:val="ListParagraph"/>
        <w:numPr>
          <w:ilvl w:val="1"/>
          <w:numId w:val="42"/>
        </w:numPr>
      </w:pPr>
      <w:r w:rsidRPr="00F72285">
        <w:t>Allie Sonevytsky: Acknowledged these concerns as valuable and important for shaping the process</w:t>
      </w:r>
    </w:p>
    <w:p w14:paraId="30BB7775" w14:textId="58A733D7" w:rsidR="00F72285" w:rsidRPr="00F72285" w:rsidRDefault="00F72285" w:rsidP="004065DE">
      <w:r w:rsidRPr="00F72285">
        <w:t>2. Audit &amp; Compliance Risk (Archer Integration)</w:t>
      </w:r>
    </w:p>
    <w:p w14:paraId="22E29374" w14:textId="77777777" w:rsidR="00F72285" w:rsidRPr="00F72285" w:rsidRDefault="00F72285" w:rsidP="00BA16EF">
      <w:pPr>
        <w:pStyle w:val="ListParagraph"/>
        <w:numPr>
          <w:ilvl w:val="0"/>
          <w:numId w:val="43"/>
        </w:numPr>
      </w:pPr>
      <w:r w:rsidRPr="00F72285">
        <w:t>Key Discussion:</w:t>
      </w:r>
    </w:p>
    <w:p w14:paraId="693F9BB6" w14:textId="77777777" w:rsidR="00F72285" w:rsidRPr="00F72285" w:rsidRDefault="00F72285" w:rsidP="00BA16EF">
      <w:pPr>
        <w:pStyle w:val="ListParagraph"/>
        <w:numPr>
          <w:ilvl w:val="1"/>
          <w:numId w:val="43"/>
        </w:numPr>
      </w:pPr>
      <w:r w:rsidRPr="00F72285">
        <w:t>Archer is used for formal internal and external audit processes</w:t>
      </w:r>
    </w:p>
    <w:p w14:paraId="48457566" w14:textId="77777777" w:rsidR="00F72285" w:rsidRPr="00F72285" w:rsidRDefault="00F72285" w:rsidP="00BA16EF">
      <w:pPr>
        <w:pStyle w:val="ListParagraph"/>
        <w:numPr>
          <w:ilvl w:val="1"/>
          <w:numId w:val="43"/>
        </w:numPr>
      </w:pPr>
      <w:r w:rsidRPr="00F72285">
        <w:t>Any new solution must not create inconsistencies or audit exposure</w:t>
      </w:r>
    </w:p>
    <w:p w14:paraId="2BB5B38E" w14:textId="77777777" w:rsidR="00F72285" w:rsidRPr="00F72285" w:rsidRDefault="00F72285" w:rsidP="00BA16EF">
      <w:pPr>
        <w:pStyle w:val="ListParagraph"/>
        <w:numPr>
          <w:ilvl w:val="0"/>
          <w:numId w:val="43"/>
        </w:numPr>
      </w:pPr>
      <w:r w:rsidRPr="00F72285">
        <w:t>Who Said What:</w:t>
      </w:r>
    </w:p>
    <w:p w14:paraId="74B61ED5" w14:textId="77777777" w:rsidR="00F72285" w:rsidRPr="00F72285" w:rsidRDefault="00F72285" w:rsidP="00BA16EF">
      <w:pPr>
        <w:pStyle w:val="ListParagraph"/>
        <w:numPr>
          <w:ilvl w:val="1"/>
          <w:numId w:val="43"/>
        </w:numPr>
      </w:pPr>
      <w:r w:rsidRPr="00F72285">
        <w:t>Alan Bartholomew: Emphasized that Archer is tied to audit processes and could pose risk if D360 conflicts with it</w:t>
      </w:r>
    </w:p>
    <w:p w14:paraId="09C9BFD4" w14:textId="77777777" w:rsidR="00F72285" w:rsidRPr="00F72285" w:rsidRDefault="00F72285" w:rsidP="00BA16EF">
      <w:pPr>
        <w:pStyle w:val="ListParagraph"/>
        <w:numPr>
          <w:ilvl w:val="1"/>
          <w:numId w:val="43"/>
        </w:numPr>
      </w:pPr>
      <w:r w:rsidRPr="00F72285">
        <w:t>Tina Morey: Agreed and reinforced need to align with audit expectations</w:t>
      </w:r>
    </w:p>
    <w:p w14:paraId="1BD0D19A" w14:textId="43E4AF02" w:rsidR="00F72285" w:rsidRPr="00F72285" w:rsidRDefault="00F72285" w:rsidP="004065DE">
      <w:r w:rsidRPr="00F72285">
        <w:t>3. Discovery of Additional Tooling (QuickBase / “GRITT”)</w:t>
      </w:r>
    </w:p>
    <w:p w14:paraId="3505D384" w14:textId="77777777" w:rsidR="00F72285" w:rsidRPr="00F72285" w:rsidRDefault="00F72285" w:rsidP="00BA16EF">
      <w:pPr>
        <w:pStyle w:val="ListParagraph"/>
        <w:numPr>
          <w:ilvl w:val="0"/>
          <w:numId w:val="44"/>
        </w:numPr>
      </w:pPr>
      <w:r w:rsidRPr="00F72285">
        <w:t>Key Discussion:</w:t>
      </w:r>
    </w:p>
    <w:p w14:paraId="3B904F3D" w14:textId="77777777" w:rsidR="00F72285" w:rsidRPr="00F72285" w:rsidRDefault="00F72285" w:rsidP="00BA16EF">
      <w:pPr>
        <w:pStyle w:val="ListParagraph"/>
        <w:numPr>
          <w:ilvl w:val="1"/>
          <w:numId w:val="44"/>
        </w:numPr>
      </w:pPr>
      <w:r w:rsidRPr="00F72285">
        <w:t>Identified QuickBase (GRITT) used for tracking roster-providing entities</w:t>
      </w:r>
    </w:p>
    <w:p w14:paraId="2A3C9A4C" w14:textId="77777777" w:rsidR="00F72285" w:rsidRPr="00F72285" w:rsidRDefault="00F72285" w:rsidP="00BA16EF">
      <w:pPr>
        <w:pStyle w:val="ListParagraph"/>
        <w:numPr>
          <w:ilvl w:val="2"/>
          <w:numId w:val="44"/>
        </w:numPr>
      </w:pPr>
      <w:r w:rsidRPr="00F72285">
        <w:t>Contains Archer IDs, which may link delegation and roster data</w:t>
      </w:r>
    </w:p>
    <w:p w14:paraId="71F825DB" w14:textId="77777777" w:rsidR="00F72285" w:rsidRPr="00F72285" w:rsidRDefault="00F72285" w:rsidP="00BA16EF">
      <w:pPr>
        <w:pStyle w:val="ListParagraph"/>
        <w:numPr>
          <w:ilvl w:val="2"/>
          <w:numId w:val="44"/>
        </w:numPr>
      </w:pPr>
      <w:r w:rsidRPr="00F72285">
        <w:t xml:space="preserve">Data split across: </w:t>
      </w:r>
    </w:p>
    <w:p w14:paraId="57D13100" w14:textId="77777777" w:rsidR="00F72285" w:rsidRPr="00F72285" w:rsidRDefault="00F72285" w:rsidP="00BA16EF">
      <w:pPr>
        <w:pStyle w:val="ListParagraph"/>
        <w:numPr>
          <w:ilvl w:val="3"/>
          <w:numId w:val="44"/>
        </w:numPr>
      </w:pPr>
      <w:r w:rsidRPr="00F72285">
        <w:t>~300 complex entities → spreadsheets</w:t>
      </w:r>
    </w:p>
    <w:p w14:paraId="0F51C351" w14:textId="77777777" w:rsidR="00F72285" w:rsidRPr="00F72285" w:rsidRDefault="00F72285" w:rsidP="00BA16EF">
      <w:pPr>
        <w:pStyle w:val="ListParagraph"/>
        <w:numPr>
          <w:ilvl w:val="3"/>
          <w:numId w:val="44"/>
        </w:numPr>
      </w:pPr>
      <w:r w:rsidRPr="00F72285">
        <w:t>~1050 simpler entities → QuickBase</w:t>
      </w:r>
    </w:p>
    <w:p w14:paraId="4EBEA6A2" w14:textId="77777777" w:rsidR="00F72285" w:rsidRPr="00F72285" w:rsidRDefault="00F72285" w:rsidP="00BA16EF">
      <w:pPr>
        <w:pStyle w:val="ListParagraph"/>
        <w:numPr>
          <w:ilvl w:val="1"/>
          <w:numId w:val="44"/>
        </w:numPr>
      </w:pPr>
      <w:r w:rsidRPr="00F72285">
        <w:t>Who Said What:</w:t>
      </w:r>
    </w:p>
    <w:p w14:paraId="030B7523" w14:textId="77777777" w:rsidR="00F72285" w:rsidRPr="00F72285" w:rsidRDefault="00F72285" w:rsidP="00BA16EF">
      <w:pPr>
        <w:pStyle w:val="ListParagraph"/>
        <w:numPr>
          <w:ilvl w:val="2"/>
          <w:numId w:val="44"/>
        </w:numPr>
      </w:pPr>
      <w:r w:rsidRPr="00F72285">
        <w:t>Alan Bartholomew: Introduced QuickBase and explained structure (spreadsheet vs. QuickBase split) and Archer ID presence</w:t>
      </w:r>
    </w:p>
    <w:p w14:paraId="699982D9" w14:textId="77777777" w:rsidR="00F72285" w:rsidRPr="00F72285" w:rsidRDefault="00F72285" w:rsidP="00BA16EF">
      <w:pPr>
        <w:pStyle w:val="ListParagraph"/>
        <w:numPr>
          <w:ilvl w:val="2"/>
          <w:numId w:val="44"/>
        </w:numPr>
      </w:pPr>
      <w:r w:rsidRPr="00F72285">
        <w:t>Tina Morey: Expressed surprise and concern—another tool contributing to fragmentation</w:t>
      </w:r>
    </w:p>
    <w:p w14:paraId="413DB572" w14:textId="77777777" w:rsidR="00F72285" w:rsidRPr="00F72285" w:rsidRDefault="00F72285" w:rsidP="00BA16EF">
      <w:pPr>
        <w:pStyle w:val="ListParagraph"/>
        <w:numPr>
          <w:ilvl w:val="2"/>
          <w:numId w:val="44"/>
        </w:numPr>
      </w:pPr>
      <w:r w:rsidRPr="00F72285">
        <w:lastRenderedPageBreak/>
        <w:t>Allie Sonevytsky: Suggested exploring whether identifiers (not names) can help unify data</w:t>
      </w:r>
    </w:p>
    <w:p w14:paraId="7766B57F" w14:textId="5C7C4918" w:rsidR="00F72285" w:rsidRPr="00F72285" w:rsidRDefault="00F72285" w:rsidP="004065DE">
      <w:r w:rsidRPr="00F72285">
        <w:t>4. Data Consistency &amp; Naming Mismatch Across Systems</w:t>
      </w:r>
    </w:p>
    <w:p w14:paraId="3A4DB63C" w14:textId="77777777" w:rsidR="00F72285" w:rsidRPr="00F72285" w:rsidRDefault="00F72285" w:rsidP="00BA16EF">
      <w:pPr>
        <w:pStyle w:val="ListParagraph"/>
        <w:numPr>
          <w:ilvl w:val="0"/>
          <w:numId w:val="45"/>
        </w:numPr>
      </w:pPr>
      <w:r w:rsidRPr="00F72285">
        <w:t>Key Discussion:</w:t>
      </w:r>
    </w:p>
    <w:p w14:paraId="5254E141" w14:textId="77777777" w:rsidR="00F72285" w:rsidRPr="00F72285" w:rsidRDefault="00F72285" w:rsidP="00BA16EF">
      <w:pPr>
        <w:pStyle w:val="ListParagraph"/>
        <w:numPr>
          <w:ilvl w:val="1"/>
          <w:numId w:val="45"/>
        </w:numPr>
      </w:pPr>
      <w:r w:rsidRPr="00F72285">
        <w:t xml:space="preserve">Significant inconsistencies across tools: </w:t>
      </w:r>
    </w:p>
    <w:p w14:paraId="1D526311" w14:textId="77777777" w:rsidR="00F72285" w:rsidRPr="00F72285" w:rsidRDefault="00F72285" w:rsidP="00BA16EF">
      <w:pPr>
        <w:pStyle w:val="ListParagraph"/>
        <w:numPr>
          <w:ilvl w:val="1"/>
          <w:numId w:val="45"/>
        </w:numPr>
      </w:pPr>
      <w:r w:rsidRPr="00F72285">
        <w:t>Entity naming differs across systems</w:t>
      </w:r>
    </w:p>
    <w:p w14:paraId="7CAF3E97" w14:textId="77777777" w:rsidR="00F72285" w:rsidRPr="00F72285" w:rsidRDefault="00F72285" w:rsidP="00BA16EF">
      <w:pPr>
        <w:pStyle w:val="ListParagraph"/>
        <w:numPr>
          <w:ilvl w:val="1"/>
          <w:numId w:val="45"/>
        </w:numPr>
      </w:pPr>
      <w:r w:rsidRPr="00F72285">
        <w:t>Combination of IPA + MSO naming varies</w:t>
      </w:r>
    </w:p>
    <w:p w14:paraId="6A0128A1" w14:textId="77777777" w:rsidR="00F72285" w:rsidRPr="00F72285" w:rsidRDefault="00F72285" w:rsidP="00BA16EF">
      <w:pPr>
        <w:pStyle w:val="ListParagraph"/>
        <w:numPr>
          <w:ilvl w:val="1"/>
          <w:numId w:val="45"/>
        </w:numPr>
      </w:pPr>
      <w:r w:rsidRPr="00F72285">
        <w:t>Hard to reconcile records across tools</w:t>
      </w:r>
    </w:p>
    <w:p w14:paraId="49809968" w14:textId="77777777" w:rsidR="00F72285" w:rsidRPr="00F72285" w:rsidRDefault="00F72285" w:rsidP="00BA16EF">
      <w:pPr>
        <w:pStyle w:val="ListParagraph"/>
        <w:numPr>
          <w:ilvl w:val="0"/>
          <w:numId w:val="45"/>
        </w:numPr>
      </w:pPr>
      <w:r w:rsidRPr="00F72285">
        <w:t>Who Said What:</w:t>
      </w:r>
    </w:p>
    <w:p w14:paraId="6589FA5A" w14:textId="77777777" w:rsidR="00F72285" w:rsidRPr="00F72285" w:rsidRDefault="00F72285" w:rsidP="00BA16EF">
      <w:pPr>
        <w:pStyle w:val="ListParagraph"/>
        <w:numPr>
          <w:ilvl w:val="1"/>
          <w:numId w:val="45"/>
        </w:numPr>
      </w:pPr>
      <w:r w:rsidRPr="00F72285">
        <w:t>Tina Morey: Repeatedly emphasized that naming inconsistencies are a major problem across tools</w:t>
      </w:r>
    </w:p>
    <w:p w14:paraId="79564B26" w14:textId="77777777" w:rsidR="00F72285" w:rsidRPr="00F72285" w:rsidRDefault="00F72285" w:rsidP="00BA16EF">
      <w:pPr>
        <w:pStyle w:val="ListParagraph"/>
        <w:numPr>
          <w:ilvl w:val="1"/>
          <w:numId w:val="45"/>
        </w:numPr>
      </w:pPr>
      <w:r w:rsidRPr="00F72285">
        <w:t>Allie Sonevytsky: Reinforced need to look beyond names and focus on identifiers</w:t>
      </w:r>
    </w:p>
    <w:p w14:paraId="7E8DE5B0" w14:textId="7F1BDA6B" w:rsidR="00F72285" w:rsidRPr="00F72285" w:rsidRDefault="00F72285" w:rsidP="004065DE">
      <w:r w:rsidRPr="00F72285">
        <w:t>5. Tool Proliferation Problem (Strategic Theme)</w:t>
      </w:r>
    </w:p>
    <w:p w14:paraId="24B19EEE" w14:textId="77777777" w:rsidR="00F72285" w:rsidRPr="00F72285" w:rsidRDefault="00F72285" w:rsidP="00BA16EF">
      <w:pPr>
        <w:pStyle w:val="ListParagraph"/>
        <w:numPr>
          <w:ilvl w:val="0"/>
          <w:numId w:val="46"/>
        </w:numPr>
      </w:pPr>
      <w:r w:rsidRPr="00F72285">
        <w:t>Key Discussion:</w:t>
      </w:r>
    </w:p>
    <w:p w14:paraId="4D2ACC07" w14:textId="77777777" w:rsidR="00F72285" w:rsidRPr="00F72285" w:rsidRDefault="00F72285" w:rsidP="00BA16EF">
      <w:pPr>
        <w:pStyle w:val="ListParagraph"/>
        <w:numPr>
          <w:ilvl w:val="1"/>
          <w:numId w:val="46"/>
        </w:numPr>
      </w:pPr>
      <w:r w:rsidRPr="00F72285">
        <w:t>Multiple tools exist for the same problem due to gaps in existing systems</w:t>
      </w:r>
    </w:p>
    <w:p w14:paraId="7DE211E4" w14:textId="77777777" w:rsidR="00F72285" w:rsidRPr="00F72285" w:rsidRDefault="00F72285" w:rsidP="00BA16EF">
      <w:pPr>
        <w:pStyle w:val="ListParagraph"/>
        <w:numPr>
          <w:ilvl w:val="1"/>
          <w:numId w:val="46"/>
        </w:numPr>
      </w:pPr>
      <w:r w:rsidRPr="00F72285">
        <w:t>D360 must avoid contributing to this problem</w:t>
      </w:r>
    </w:p>
    <w:p w14:paraId="64D54080" w14:textId="77777777" w:rsidR="00F72285" w:rsidRPr="00F72285" w:rsidRDefault="00F72285" w:rsidP="00BA16EF">
      <w:pPr>
        <w:pStyle w:val="ListParagraph"/>
        <w:numPr>
          <w:ilvl w:val="0"/>
          <w:numId w:val="46"/>
        </w:numPr>
      </w:pPr>
      <w:r w:rsidRPr="00F72285">
        <w:t>Who Said What:</w:t>
      </w:r>
    </w:p>
    <w:p w14:paraId="64186542" w14:textId="77777777" w:rsidR="00F72285" w:rsidRPr="00F72285" w:rsidRDefault="00F72285" w:rsidP="00BA16EF">
      <w:pPr>
        <w:pStyle w:val="ListParagraph"/>
        <w:numPr>
          <w:ilvl w:val="1"/>
          <w:numId w:val="46"/>
        </w:numPr>
      </w:pPr>
      <w:r w:rsidRPr="00F72285">
        <w:t>Tina Morey: Strongly advocated for one unified tool vs. many fragmented tools</w:t>
      </w:r>
    </w:p>
    <w:p w14:paraId="16F1915C" w14:textId="77777777" w:rsidR="00F72285" w:rsidRPr="00F72285" w:rsidRDefault="00F72285" w:rsidP="00BA16EF">
      <w:pPr>
        <w:pStyle w:val="ListParagraph"/>
        <w:numPr>
          <w:ilvl w:val="1"/>
          <w:numId w:val="46"/>
        </w:numPr>
      </w:pPr>
      <w:r w:rsidRPr="00F72285">
        <w:t>Allie Sonevytsky: Validated this as a common enterprise issue and emphasized intentional design decisions</w:t>
      </w:r>
    </w:p>
    <w:p w14:paraId="4C623DFA" w14:textId="77777777" w:rsidR="00F72285" w:rsidRPr="00F72285" w:rsidRDefault="00F72285" w:rsidP="00BA16EF">
      <w:pPr>
        <w:pStyle w:val="ListParagraph"/>
        <w:numPr>
          <w:ilvl w:val="1"/>
          <w:numId w:val="46"/>
        </w:numPr>
      </w:pPr>
      <w:r w:rsidRPr="00F72285">
        <w:t>Sarah (frank): Reinforced need to balance exploration with progress toward MVP</w:t>
      </w:r>
    </w:p>
    <w:p w14:paraId="6FF08B91" w14:textId="5700E5D4" w:rsidR="00F72285" w:rsidRPr="00F72285" w:rsidRDefault="00F72285" w:rsidP="004065DE">
      <w:r w:rsidRPr="00F72285">
        <w:t>6. GRITT / QuickBase Investigation Strategy</w:t>
      </w:r>
    </w:p>
    <w:p w14:paraId="7A271B27" w14:textId="77777777" w:rsidR="00F72285" w:rsidRPr="00F72285" w:rsidRDefault="00F72285" w:rsidP="00BA16EF">
      <w:pPr>
        <w:pStyle w:val="ListParagraph"/>
        <w:numPr>
          <w:ilvl w:val="0"/>
          <w:numId w:val="47"/>
        </w:numPr>
      </w:pPr>
      <w:r w:rsidRPr="00F72285">
        <w:t>Key Discussion:</w:t>
      </w:r>
    </w:p>
    <w:p w14:paraId="4949B382" w14:textId="77777777" w:rsidR="00F72285" w:rsidRPr="00F72285" w:rsidRDefault="00F72285" w:rsidP="00BA16EF">
      <w:pPr>
        <w:pStyle w:val="ListParagraph"/>
        <w:numPr>
          <w:ilvl w:val="1"/>
          <w:numId w:val="47"/>
        </w:numPr>
      </w:pPr>
      <w:r w:rsidRPr="00F72285">
        <w:t>Decision to investigate GRIT in parallel while continuing MVP requirements work</w:t>
      </w:r>
    </w:p>
    <w:p w14:paraId="2B78644F" w14:textId="77777777" w:rsidR="00F72285" w:rsidRPr="00F72285" w:rsidRDefault="00F72285" w:rsidP="00BA16EF">
      <w:pPr>
        <w:pStyle w:val="ListParagraph"/>
        <w:numPr>
          <w:ilvl w:val="1"/>
          <w:numId w:val="47"/>
        </w:numPr>
      </w:pPr>
      <w:r w:rsidRPr="00F72285">
        <w:t xml:space="preserve">Focus on: </w:t>
      </w:r>
    </w:p>
    <w:p w14:paraId="44ACFB9F" w14:textId="77777777" w:rsidR="00F72285" w:rsidRPr="00F72285" w:rsidRDefault="00F72285" w:rsidP="00BA16EF">
      <w:pPr>
        <w:pStyle w:val="ListParagraph"/>
        <w:numPr>
          <w:ilvl w:val="2"/>
          <w:numId w:val="47"/>
        </w:numPr>
      </w:pPr>
      <w:r w:rsidRPr="00F72285">
        <w:t>Understanding how it is maintained</w:t>
      </w:r>
    </w:p>
    <w:p w14:paraId="3B3DE332" w14:textId="77777777" w:rsidR="00F72285" w:rsidRPr="00F72285" w:rsidRDefault="00F72285" w:rsidP="00BA16EF">
      <w:pPr>
        <w:pStyle w:val="ListParagraph"/>
        <w:numPr>
          <w:ilvl w:val="2"/>
          <w:numId w:val="47"/>
        </w:numPr>
      </w:pPr>
      <w:r w:rsidRPr="00F72285">
        <w:t>Ownership and process flow</w:t>
      </w:r>
    </w:p>
    <w:p w14:paraId="5041C63C" w14:textId="77777777" w:rsidR="00F72285" w:rsidRPr="00F72285" w:rsidRDefault="00F72285" w:rsidP="00BA16EF">
      <w:pPr>
        <w:pStyle w:val="ListParagraph"/>
        <w:numPr>
          <w:ilvl w:val="2"/>
          <w:numId w:val="47"/>
        </w:numPr>
      </w:pPr>
      <w:r w:rsidRPr="00F72285">
        <w:t>Relevance to D360</w:t>
      </w:r>
    </w:p>
    <w:p w14:paraId="065EDA2C" w14:textId="77777777" w:rsidR="00F72285" w:rsidRPr="00F72285" w:rsidRDefault="00F72285" w:rsidP="00BA16EF">
      <w:pPr>
        <w:pStyle w:val="ListParagraph"/>
        <w:numPr>
          <w:ilvl w:val="1"/>
          <w:numId w:val="47"/>
        </w:numPr>
      </w:pPr>
      <w:r w:rsidRPr="00F72285">
        <w:t>Who Said What:</w:t>
      </w:r>
    </w:p>
    <w:p w14:paraId="7FE46C73" w14:textId="77777777" w:rsidR="00F72285" w:rsidRPr="00F72285" w:rsidRDefault="00F72285" w:rsidP="00BA16EF">
      <w:pPr>
        <w:pStyle w:val="ListParagraph"/>
        <w:numPr>
          <w:ilvl w:val="2"/>
          <w:numId w:val="47"/>
        </w:numPr>
      </w:pPr>
      <w:r w:rsidRPr="00F72285">
        <w:t>Sarah (frank): Proposed dual-track approach (research + requirements)</w:t>
      </w:r>
    </w:p>
    <w:p w14:paraId="792166E5" w14:textId="77777777" w:rsidR="00F72285" w:rsidRPr="00F72285" w:rsidRDefault="00F72285" w:rsidP="00BA16EF">
      <w:pPr>
        <w:pStyle w:val="ListParagraph"/>
        <w:numPr>
          <w:ilvl w:val="2"/>
          <w:numId w:val="47"/>
        </w:numPr>
      </w:pPr>
      <w:r w:rsidRPr="00F72285">
        <w:lastRenderedPageBreak/>
        <w:t>Allie Sonevytsky: Supported and aligned team on approach</w:t>
      </w:r>
    </w:p>
    <w:p w14:paraId="1175476B" w14:textId="77777777" w:rsidR="00F72285" w:rsidRPr="00F72285" w:rsidRDefault="00F72285" w:rsidP="00BA16EF">
      <w:pPr>
        <w:pStyle w:val="ListParagraph"/>
        <w:numPr>
          <w:ilvl w:val="2"/>
          <w:numId w:val="47"/>
        </w:numPr>
      </w:pPr>
      <w:r w:rsidRPr="00F72285">
        <w:t>Alan Bartholomew: Suggested understanding setup/maintenance before making decisions</w:t>
      </w:r>
    </w:p>
    <w:p w14:paraId="5B41A0D2" w14:textId="58A139FB" w:rsidR="00F72285" w:rsidRPr="00F72285" w:rsidRDefault="00F72285" w:rsidP="004065DE">
      <w:r w:rsidRPr="00F72285">
        <w:t>7</w:t>
      </w:r>
      <w:proofErr w:type="gramStart"/>
      <w:r w:rsidRPr="00F72285">
        <w:t>.  Ownership</w:t>
      </w:r>
      <w:proofErr w:type="gramEnd"/>
      <w:r w:rsidRPr="00F72285">
        <w:t xml:space="preserve"> &amp; Source of Truth Clarification</w:t>
      </w:r>
    </w:p>
    <w:p w14:paraId="7FC38708" w14:textId="77777777" w:rsidR="00F72285" w:rsidRPr="00F72285" w:rsidRDefault="00F72285" w:rsidP="00BA16EF">
      <w:pPr>
        <w:pStyle w:val="ListParagraph"/>
        <w:numPr>
          <w:ilvl w:val="0"/>
          <w:numId w:val="48"/>
        </w:numPr>
      </w:pPr>
      <w:r w:rsidRPr="00F72285">
        <w:t>Key Discussion:</w:t>
      </w:r>
    </w:p>
    <w:p w14:paraId="0B202995" w14:textId="77777777" w:rsidR="00F72285" w:rsidRPr="00F72285" w:rsidRDefault="00F72285" w:rsidP="00BA16EF">
      <w:pPr>
        <w:pStyle w:val="ListParagraph"/>
        <w:numPr>
          <w:ilvl w:val="1"/>
          <w:numId w:val="48"/>
        </w:numPr>
      </w:pPr>
      <w:r w:rsidRPr="00F72285">
        <w:t xml:space="preserve">Ongoing ambiguity around: </w:t>
      </w:r>
    </w:p>
    <w:p w14:paraId="6BE7ED5A" w14:textId="77777777" w:rsidR="00F72285" w:rsidRPr="00F72285" w:rsidRDefault="00F72285" w:rsidP="00BA16EF">
      <w:pPr>
        <w:pStyle w:val="ListParagraph"/>
        <w:numPr>
          <w:ilvl w:val="2"/>
          <w:numId w:val="48"/>
        </w:numPr>
      </w:pPr>
      <w:r w:rsidRPr="00F72285">
        <w:t>Who owns delegation data (Network vs Audit vs PDS)</w:t>
      </w:r>
    </w:p>
    <w:p w14:paraId="3B8986B0" w14:textId="77777777" w:rsidR="00F72285" w:rsidRPr="00F72285" w:rsidRDefault="00F72285" w:rsidP="00BA16EF">
      <w:pPr>
        <w:pStyle w:val="ListParagraph"/>
        <w:numPr>
          <w:ilvl w:val="2"/>
          <w:numId w:val="48"/>
        </w:numPr>
      </w:pPr>
      <w:r w:rsidRPr="00F72285">
        <w:t>Where the true system of record should be</w:t>
      </w:r>
    </w:p>
    <w:p w14:paraId="2600E47B" w14:textId="77777777" w:rsidR="00F72285" w:rsidRPr="00F72285" w:rsidRDefault="00F72285" w:rsidP="00BA16EF">
      <w:pPr>
        <w:pStyle w:val="ListParagraph"/>
        <w:numPr>
          <w:ilvl w:val="0"/>
          <w:numId w:val="48"/>
        </w:numPr>
      </w:pPr>
      <w:r w:rsidRPr="00F72285">
        <w:t>Who Said What:</w:t>
      </w:r>
    </w:p>
    <w:p w14:paraId="0B4A14A9" w14:textId="77777777" w:rsidR="00F72285" w:rsidRPr="00F72285" w:rsidRDefault="00F72285" w:rsidP="00BA16EF">
      <w:pPr>
        <w:pStyle w:val="ListParagraph"/>
        <w:numPr>
          <w:ilvl w:val="1"/>
          <w:numId w:val="48"/>
        </w:numPr>
      </w:pPr>
      <w:r w:rsidRPr="00F72285">
        <w:t>Tina Morey: Stated that Network is expected to own delegation, but lacks a proper tool</w:t>
      </w:r>
    </w:p>
    <w:p w14:paraId="34073FEF" w14:textId="77777777" w:rsidR="00F72285" w:rsidRPr="00F72285" w:rsidRDefault="00F72285" w:rsidP="00BA16EF">
      <w:pPr>
        <w:pStyle w:val="ListParagraph"/>
        <w:numPr>
          <w:ilvl w:val="1"/>
          <w:numId w:val="48"/>
        </w:numPr>
      </w:pPr>
      <w:r w:rsidRPr="00F72285">
        <w:t>Alan Bartholomew: Clarified PDS owns QuickBase but collaborates with Network</w:t>
      </w:r>
    </w:p>
    <w:p w14:paraId="152C7191" w14:textId="77777777" w:rsidR="00F72285" w:rsidRPr="00F72285" w:rsidRDefault="00F72285" w:rsidP="00BA16EF">
      <w:pPr>
        <w:pStyle w:val="ListParagraph"/>
        <w:numPr>
          <w:ilvl w:val="1"/>
          <w:numId w:val="48"/>
        </w:numPr>
      </w:pPr>
      <w:r w:rsidRPr="00F72285">
        <w:t>Allie Sonevytsky: Highlighted importance of clarifying ownership for product direction</w:t>
      </w:r>
    </w:p>
    <w:p w14:paraId="650D94ED" w14:textId="486B059D" w:rsidR="00F72285" w:rsidRPr="00F72285" w:rsidRDefault="00F72285" w:rsidP="004065DE">
      <w:r w:rsidRPr="00F72285">
        <w:t>8. Requirements Workshop – Data Field Mapping (Clinical Focus)</w:t>
      </w:r>
    </w:p>
    <w:p w14:paraId="55172C5A" w14:textId="77777777" w:rsidR="00F72285" w:rsidRPr="00F72285" w:rsidRDefault="00F72285" w:rsidP="00BA16EF">
      <w:pPr>
        <w:pStyle w:val="ListParagraph"/>
        <w:numPr>
          <w:ilvl w:val="0"/>
          <w:numId w:val="49"/>
        </w:numPr>
      </w:pPr>
      <w:r w:rsidRPr="00F72285">
        <w:t>Key Discussion:</w:t>
      </w:r>
    </w:p>
    <w:p w14:paraId="750D53E1" w14:textId="77777777" w:rsidR="00F72285" w:rsidRPr="00F72285" w:rsidRDefault="00F72285" w:rsidP="00BA16EF">
      <w:pPr>
        <w:pStyle w:val="ListParagraph"/>
        <w:numPr>
          <w:ilvl w:val="1"/>
          <w:numId w:val="49"/>
        </w:numPr>
      </w:pPr>
      <w:r w:rsidRPr="00F72285">
        <w:t>Deep dive into data field mapping between:</w:t>
      </w:r>
    </w:p>
    <w:p w14:paraId="1B57E11E" w14:textId="77777777" w:rsidR="00F72285" w:rsidRPr="00F72285" w:rsidRDefault="00F72285" w:rsidP="00BA16EF">
      <w:pPr>
        <w:pStyle w:val="ListParagraph"/>
        <w:numPr>
          <w:ilvl w:val="1"/>
          <w:numId w:val="49"/>
        </w:numPr>
      </w:pPr>
      <w:r w:rsidRPr="00F72285">
        <w:t xml:space="preserve">Clinical Example tab vs. Data </w:t>
      </w:r>
      <w:proofErr w:type="spellStart"/>
      <w:r w:rsidRPr="00F72285">
        <w:t>Fields_Master</w:t>
      </w:r>
      <w:proofErr w:type="spellEnd"/>
      <w:r w:rsidRPr="00F72285">
        <w:t xml:space="preserve"> tab</w:t>
      </w:r>
    </w:p>
    <w:p w14:paraId="1563F17A" w14:textId="77777777" w:rsidR="00F72285" w:rsidRPr="00F72285" w:rsidRDefault="00F72285" w:rsidP="00BA16EF">
      <w:pPr>
        <w:pStyle w:val="ListParagraph"/>
        <w:numPr>
          <w:ilvl w:val="0"/>
          <w:numId w:val="49"/>
        </w:numPr>
      </w:pPr>
      <w:r w:rsidRPr="00F72285">
        <w:t>Key Clarifications:</w:t>
      </w:r>
    </w:p>
    <w:p w14:paraId="363383ED" w14:textId="77777777" w:rsidR="00F72285" w:rsidRPr="00F72285" w:rsidRDefault="00F72285" w:rsidP="00BA16EF">
      <w:pPr>
        <w:pStyle w:val="ListParagraph"/>
        <w:numPr>
          <w:ilvl w:val="1"/>
          <w:numId w:val="49"/>
        </w:numPr>
      </w:pPr>
      <w:r w:rsidRPr="00F72285">
        <w:t>Archer ID = Tracking ID (use highest-level identifier)</w:t>
      </w:r>
    </w:p>
    <w:p w14:paraId="7158F42F" w14:textId="77777777" w:rsidR="00F72285" w:rsidRPr="00F72285" w:rsidRDefault="00F72285" w:rsidP="00BA16EF">
      <w:pPr>
        <w:pStyle w:val="ListParagraph"/>
        <w:numPr>
          <w:ilvl w:val="1"/>
          <w:numId w:val="49"/>
        </w:numPr>
      </w:pPr>
      <w:r w:rsidRPr="00F72285">
        <w:t>Entity Name = Contracted Entity Name (aligned with W-9)</w:t>
      </w:r>
    </w:p>
    <w:p w14:paraId="7C9CAE26" w14:textId="77777777" w:rsidR="00F72285" w:rsidRPr="00F72285" w:rsidRDefault="00F72285" w:rsidP="00BA16EF">
      <w:pPr>
        <w:pStyle w:val="ListParagraph"/>
        <w:numPr>
          <w:ilvl w:val="1"/>
          <w:numId w:val="49"/>
        </w:numPr>
      </w:pPr>
      <w:r w:rsidRPr="00F72285">
        <w:t>Delegation agreement field likely unnecessary (assumed implicit)</w:t>
      </w:r>
    </w:p>
    <w:p w14:paraId="21D1EA68" w14:textId="77777777" w:rsidR="00F72285" w:rsidRPr="00B54D2F" w:rsidRDefault="00F72285" w:rsidP="00BA16EF">
      <w:pPr>
        <w:pStyle w:val="ListParagraph"/>
        <w:numPr>
          <w:ilvl w:val="1"/>
          <w:numId w:val="49"/>
        </w:numPr>
        <w:rPr>
          <w:color w:val="FF0000"/>
        </w:rPr>
      </w:pPr>
      <w:r w:rsidRPr="00B54D2F">
        <w:rPr>
          <w:color w:val="FF0000"/>
        </w:rPr>
        <w:t>Audit fields (oversight timelines, CAPs) validated</w:t>
      </w:r>
    </w:p>
    <w:p w14:paraId="0D1A6257" w14:textId="77777777" w:rsidR="00F72285" w:rsidRPr="00B54D2F" w:rsidRDefault="00F72285" w:rsidP="00BA16EF">
      <w:pPr>
        <w:pStyle w:val="ListParagraph"/>
        <w:numPr>
          <w:ilvl w:val="1"/>
          <w:numId w:val="49"/>
        </w:numPr>
        <w:rPr>
          <w:color w:val="FF0000"/>
        </w:rPr>
      </w:pPr>
      <w:r w:rsidRPr="00B54D2F">
        <w:rPr>
          <w:color w:val="FF0000"/>
        </w:rPr>
        <w:t xml:space="preserve">Communication </w:t>
      </w:r>
      <w:proofErr w:type="gramStart"/>
      <w:r w:rsidRPr="00B54D2F">
        <w:rPr>
          <w:color w:val="FF0000"/>
        </w:rPr>
        <w:t>method needs</w:t>
      </w:r>
      <w:proofErr w:type="gramEnd"/>
      <w:r w:rsidRPr="00B54D2F">
        <w:rPr>
          <w:color w:val="FF0000"/>
        </w:rPr>
        <w:t xml:space="preserve"> flexibility (e.g., 278 transactions vs manual logs)</w:t>
      </w:r>
    </w:p>
    <w:p w14:paraId="483B4CD1" w14:textId="77777777" w:rsidR="00F72285" w:rsidRPr="00F72285" w:rsidRDefault="00F72285" w:rsidP="00BA16EF">
      <w:pPr>
        <w:pStyle w:val="ListParagraph"/>
        <w:numPr>
          <w:ilvl w:val="0"/>
          <w:numId w:val="49"/>
        </w:numPr>
      </w:pPr>
      <w:r w:rsidRPr="00F72285">
        <w:t>Who Said What:</w:t>
      </w:r>
    </w:p>
    <w:p w14:paraId="25FEC405" w14:textId="77777777" w:rsidR="00F72285" w:rsidRPr="00F72285" w:rsidRDefault="00F72285" w:rsidP="00BA16EF">
      <w:pPr>
        <w:pStyle w:val="ListParagraph"/>
        <w:numPr>
          <w:ilvl w:val="1"/>
          <w:numId w:val="49"/>
        </w:numPr>
      </w:pPr>
      <w:r w:rsidRPr="00F72285">
        <w:t>Allie Sonevytsky: Led walkthrough and validation of field mappings</w:t>
      </w:r>
    </w:p>
    <w:p w14:paraId="39B2C258" w14:textId="77777777" w:rsidR="00F72285" w:rsidRPr="00F72285" w:rsidRDefault="00F72285" w:rsidP="00BA16EF">
      <w:pPr>
        <w:pStyle w:val="ListParagraph"/>
        <w:numPr>
          <w:ilvl w:val="1"/>
          <w:numId w:val="49"/>
        </w:numPr>
      </w:pPr>
      <w:r w:rsidRPr="00F72285">
        <w:t>Tina Morey: Provided clarifications on field intent, historical context, and needed simplifications</w:t>
      </w:r>
    </w:p>
    <w:p w14:paraId="19D66B3C" w14:textId="10B0951E" w:rsidR="00F72285" w:rsidRPr="00F72285" w:rsidRDefault="00F72285" w:rsidP="004065DE">
      <w:r w:rsidRPr="00F72285">
        <w:t>9</w:t>
      </w:r>
      <w:proofErr w:type="gramStart"/>
      <w:r w:rsidRPr="00F72285">
        <w:t>.  MVP</w:t>
      </w:r>
      <w:proofErr w:type="gramEnd"/>
      <w:r w:rsidRPr="00F72285">
        <w:t xml:space="preserve"> Scope vs Future Considerations</w:t>
      </w:r>
    </w:p>
    <w:p w14:paraId="51DC984A" w14:textId="77777777" w:rsidR="00F72285" w:rsidRPr="00F72285" w:rsidRDefault="00F72285" w:rsidP="00BA16EF">
      <w:pPr>
        <w:pStyle w:val="ListParagraph"/>
        <w:numPr>
          <w:ilvl w:val="0"/>
          <w:numId w:val="50"/>
        </w:numPr>
      </w:pPr>
      <w:r w:rsidRPr="00F72285">
        <w:t>Key Discussion:</w:t>
      </w:r>
    </w:p>
    <w:p w14:paraId="16CB3144" w14:textId="77777777" w:rsidR="00F72285" w:rsidRPr="00F72285" w:rsidRDefault="00F72285" w:rsidP="00BA16EF">
      <w:pPr>
        <w:pStyle w:val="ListParagraph"/>
        <w:numPr>
          <w:ilvl w:val="1"/>
          <w:numId w:val="50"/>
        </w:numPr>
      </w:pPr>
      <w:r w:rsidRPr="00F72285">
        <w:t xml:space="preserve">Need to: </w:t>
      </w:r>
    </w:p>
    <w:p w14:paraId="0C2DC424" w14:textId="77777777" w:rsidR="00F72285" w:rsidRPr="00F72285" w:rsidRDefault="00F72285" w:rsidP="00BA16EF">
      <w:pPr>
        <w:pStyle w:val="ListParagraph"/>
        <w:numPr>
          <w:ilvl w:val="2"/>
          <w:numId w:val="50"/>
        </w:numPr>
      </w:pPr>
      <w:r w:rsidRPr="00F72285">
        <w:t>Keep MVP focused</w:t>
      </w:r>
    </w:p>
    <w:p w14:paraId="52CA42AA" w14:textId="77777777" w:rsidR="00F72285" w:rsidRPr="00F72285" w:rsidRDefault="00F72285" w:rsidP="00BA16EF">
      <w:pPr>
        <w:pStyle w:val="ListParagraph"/>
        <w:numPr>
          <w:ilvl w:val="2"/>
          <w:numId w:val="50"/>
        </w:numPr>
      </w:pPr>
      <w:r w:rsidRPr="00F72285">
        <w:t>Avoid pulling in unnecessary complexity from legacy tools</w:t>
      </w:r>
    </w:p>
    <w:p w14:paraId="346C4654" w14:textId="77777777" w:rsidR="00F72285" w:rsidRPr="00F72285" w:rsidRDefault="00F72285" w:rsidP="00BA16EF">
      <w:pPr>
        <w:pStyle w:val="ListParagraph"/>
        <w:numPr>
          <w:ilvl w:val="2"/>
          <w:numId w:val="50"/>
        </w:numPr>
      </w:pPr>
      <w:r w:rsidRPr="00F72285">
        <w:lastRenderedPageBreak/>
        <w:t xml:space="preserve">Still design fields </w:t>
      </w:r>
      <w:proofErr w:type="gramStart"/>
      <w:r w:rsidRPr="00F72285">
        <w:t>flexible</w:t>
      </w:r>
      <w:proofErr w:type="gramEnd"/>
      <w:r w:rsidRPr="00F72285">
        <w:t xml:space="preserve"> enough to avoid future rework</w:t>
      </w:r>
    </w:p>
    <w:p w14:paraId="38D2E4CD" w14:textId="77777777" w:rsidR="00F72285" w:rsidRPr="00F72285" w:rsidRDefault="00F72285" w:rsidP="00BA16EF">
      <w:pPr>
        <w:pStyle w:val="ListParagraph"/>
        <w:numPr>
          <w:ilvl w:val="0"/>
          <w:numId w:val="50"/>
        </w:numPr>
      </w:pPr>
      <w:r w:rsidRPr="00F72285">
        <w:t>Who Said What:</w:t>
      </w:r>
    </w:p>
    <w:p w14:paraId="0DA04F9D" w14:textId="77777777" w:rsidR="00F72285" w:rsidRPr="00F72285" w:rsidRDefault="00F72285" w:rsidP="00BA16EF">
      <w:pPr>
        <w:pStyle w:val="ListParagraph"/>
        <w:numPr>
          <w:ilvl w:val="1"/>
          <w:numId w:val="50"/>
        </w:numPr>
      </w:pPr>
      <w:r w:rsidRPr="00F72285">
        <w:t>Allie Sonevytsky: Emphasized designing fields abstractly to prevent technical debt</w:t>
      </w:r>
    </w:p>
    <w:p w14:paraId="5A1AE3EB" w14:textId="77777777" w:rsidR="00F72285" w:rsidRPr="00F72285" w:rsidRDefault="00F72285" w:rsidP="00BA16EF">
      <w:pPr>
        <w:pStyle w:val="ListParagraph"/>
        <w:numPr>
          <w:ilvl w:val="1"/>
          <w:numId w:val="50"/>
        </w:numPr>
      </w:pPr>
      <w:r w:rsidRPr="00F72285">
        <w:t>Sarah (frank): Highlighted importance of not delaying MVP while exploring other systems</w:t>
      </w:r>
    </w:p>
    <w:p w14:paraId="54A69CD1" w14:textId="77777777" w:rsidR="00F72285" w:rsidRPr="00F72285" w:rsidRDefault="00F72285" w:rsidP="004065DE">
      <w:r w:rsidRPr="00F72285">
        <w:rPr>
          <w:rFonts w:ascii="Segoe UI Emoji" w:hAnsi="Segoe UI Emoji" w:cs="Segoe UI Emoji"/>
        </w:rPr>
        <w:t>✅</w:t>
      </w:r>
      <w:r w:rsidRPr="00F72285">
        <w:t xml:space="preserve"> Action Items &amp; Owners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575"/>
        <w:gridCol w:w="2775"/>
      </w:tblGrid>
      <w:tr w:rsidR="00F72285" w:rsidRPr="00F72285" w14:paraId="6F543C6A" w14:textId="77777777" w:rsidTr="000A20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ACDBA" w14:textId="77777777" w:rsidR="00F72285" w:rsidRPr="00F72285" w:rsidRDefault="00F72285" w:rsidP="004065DE">
            <w:r w:rsidRPr="00F72285">
              <w:t>Action Item</w:t>
            </w:r>
          </w:p>
        </w:tc>
        <w:tc>
          <w:tcPr>
            <w:tcW w:w="0" w:type="auto"/>
            <w:hideMark/>
          </w:tcPr>
          <w:p w14:paraId="63131D34" w14:textId="77777777" w:rsidR="00F72285" w:rsidRPr="00F72285" w:rsidRDefault="00F72285" w:rsidP="004065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2285">
              <w:t>Owner</w:t>
            </w:r>
          </w:p>
        </w:tc>
      </w:tr>
      <w:tr w:rsidR="00F72285" w:rsidRPr="00F72285" w14:paraId="42205FBC" w14:textId="77777777" w:rsidTr="000A20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E9743" w14:textId="77777777" w:rsidR="00F72285" w:rsidRPr="00F72285" w:rsidRDefault="00F72285" w:rsidP="004065DE">
            <w:r w:rsidRPr="00F72285">
              <w:t>Reach out to GRITT / roster SMEs (Michelle Smith Swart, Lori Connor, Katrina Brock) for walkthrough</w:t>
            </w:r>
          </w:p>
        </w:tc>
        <w:tc>
          <w:tcPr>
            <w:tcW w:w="0" w:type="auto"/>
            <w:hideMark/>
          </w:tcPr>
          <w:p w14:paraId="181D966C" w14:textId="77777777" w:rsidR="00F72285" w:rsidRPr="00F72285" w:rsidRDefault="00F72285" w:rsidP="00406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2285">
              <w:t>Sarah (frank)</w:t>
            </w:r>
          </w:p>
        </w:tc>
      </w:tr>
      <w:tr w:rsidR="00F72285" w:rsidRPr="00F72285" w14:paraId="7F7F3C84" w14:textId="77777777" w:rsidTr="000A20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59978" w14:textId="77777777" w:rsidR="00F72285" w:rsidRPr="00F72285" w:rsidRDefault="00F72285" w:rsidP="004065DE">
            <w:r w:rsidRPr="00F72285">
              <w:t>Investigate GRITT (QuickBase) structure, ownership, and data relationships</w:t>
            </w:r>
          </w:p>
        </w:tc>
        <w:tc>
          <w:tcPr>
            <w:tcW w:w="0" w:type="auto"/>
            <w:hideMark/>
          </w:tcPr>
          <w:p w14:paraId="44DD7932" w14:textId="77777777" w:rsidR="00F72285" w:rsidRPr="00F72285" w:rsidRDefault="00F72285" w:rsidP="0040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2285">
              <w:t>Sarah + Allie (follow-up discussion)</w:t>
            </w:r>
          </w:p>
        </w:tc>
      </w:tr>
      <w:tr w:rsidR="00F72285" w:rsidRPr="00F72285" w14:paraId="761657C0" w14:textId="77777777" w:rsidTr="000A20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18D7C" w14:textId="77777777" w:rsidR="00F72285" w:rsidRPr="00F72285" w:rsidRDefault="00F72285" w:rsidP="004065DE">
            <w:r w:rsidRPr="00F72285">
              <w:t>Provide updated link to roster spreadsheets (if available)</w:t>
            </w:r>
          </w:p>
        </w:tc>
        <w:tc>
          <w:tcPr>
            <w:tcW w:w="0" w:type="auto"/>
            <w:hideMark/>
          </w:tcPr>
          <w:p w14:paraId="20DDBFDD" w14:textId="77777777" w:rsidR="00F72285" w:rsidRPr="00F72285" w:rsidRDefault="00F72285" w:rsidP="00406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2285">
              <w:t>Alan Bartholomew</w:t>
            </w:r>
          </w:p>
        </w:tc>
      </w:tr>
      <w:tr w:rsidR="00F72285" w:rsidRPr="00F72285" w14:paraId="22C6C9F9" w14:textId="77777777" w:rsidTr="000A20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1521E" w14:textId="77777777" w:rsidR="00F72285" w:rsidRPr="00F72285" w:rsidRDefault="00F72285" w:rsidP="004065DE">
            <w:r w:rsidRPr="00F72285">
              <w:t>Validate how Archer IDs are used within QuickBase and delegation context</w:t>
            </w:r>
          </w:p>
        </w:tc>
        <w:tc>
          <w:tcPr>
            <w:tcW w:w="0" w:type="auto"/>
            <w:hideMark/>
          </w:tcPr>
          <w:p w14:paraId="49281BFE" w14:textId="77777777" w:rsidR="00F72285" w:rsidRPr="00F72285" w:rsidRDefault="00F72285" w:rsidP="0040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2285">
              <w:t>Alan + Team</w:t>
            </w:r>
          </w:p>
        </w:tc>
      </w:tr>
      <w:tr w:rsidR="00F72285" w:rsidRPr="00F72285" w14:paraId="19A6FECB" w14:textId="77777777" w:rsidTr="000A20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F221C" w14:textId="77777777" w:rsidR="00F72285" w:rsidRPr="00F72285" w:rsidRDefault="00F72285" w:rsidP="004065DE">
            <w:r w:rsidRPr="00F72285">
              <w:t>Continue refining Data Fields Master vs example tabs</w:t>
            </w:r>
          </w:p>
        </w:tc>
        <w:tc>
          <w:tcPr>
            <w:tcW w:w="0" w:type="auto"/>
            <w:hideMark/>
          </w:tcPr>
          <w:p w14:paraId="740C5F0A" w14:textId="77777777" w:rsidR="00F72285" w:rsidRPr="00F72285" w:rsidRDefault="00F72285" w:rsidP="00406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2285">
              <w:t>Allie Sonevytsky</w:t>
            </w:r>
          </w:p>
        </w:tc>
      </w:tr>
      <w:tr w:rsidR="00F72285" w:rsidRPr="00F72285" w14:paraId="6B36F8B8" w14:textId="77777777" w:rsidTr="000A20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96479" w14:textId="77777777" w:rsidR="00F72285" w:rsidRPr="00F72285" w:rsidRDefault="00F72285" w:rsidP="004065DE">
            <w:r w:rsidRPr="00F72285">
              <w:t>Clean up and reconcile field mappings for MVP</w:t>
            </w:r>
          </w:p>
        </w:tc>
        <w:tc>
          <w:tcPr>
            <w:tcW w:w="0" w:type="auto"/>
            <w:hideMark/>
          </w:tcPr>
          <w:p w14:paraId="4FE04EAC" w14:textId="77777777" w:rsidR="00F72285" w:rsidRPr="00F72285" w:rsidRDefault="00F72285" w:rsidP="00406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2285">
              <w:t>Allie Sonevytsky</w:t>
            </w:r>
          </w:p>
        </w:tc>
      </w:tr>
      <w:tr w:rsidR="00F72285" w:rsidRPr="00F72285" w14:paraId="32A9A974" w14:textId="77777777" w:rsidTr="000A20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09BB0" w14:textId="77777777" w:rsidR="00F72285" w:rsidRPr="00F72285" w:rsidRDefault="00F72285" w:rsidP="004065DE">
            <w:proofErr w:type="gramStart"/>
            <w:r w:rsidRPr="00F72285">
              <w:t>Align on</w:t>
            </w:r>
            <w:proofErr w:type="gramEnd"/>
            <w:r w:rsidRPr="00F72285">
              <w:t xml:space="preserve"> naming conventions and identifier strategy (future discussion)</w:t>
            </w:r>
          </w:p>
        </w:tc>
        <w:tc>
          <w:tcPr>
            <w:tcW w:w="0" w:type="auto"/>
            <w:hideMark/>
          </w:tcPr>
          <w:p w14:paraId="479177B1" w14:textId="77777777" w:rsidR="00F72285" w:rsidRPr="00F72285" w:rsidRDefault="00F72285" w:rsidP="00406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2285">
              <w:t>Team (led by Tina &amp; Allie)</w:t>
            </w:r>
          </w:p>
        </w:tc>
      </w:tr>
    </w:tbl>
    <w:p w14:paraId="12BD7F79" w14:textId="77777777" w:rsidR="000A20B9" w:rsidRDefault="000A20B9" w:rsidP="004065DE">
      <w:pPr>
        <w:rPr>
          <w:rFonts w:ascii="Segoe UI Emoji" w:hAnsi="Segoe UI Emoji" w:cs="Segoe UI Emoji"/>
        </w:rPr>
      </w:pPr>
    </w:p>
    <w:p w14:paraId="31D68D0D" w14:textId="1AC1AAAD" w:rsidR="00F72285" w:rsidRPr="000A20B9" w:rsidRDefault="00F72285" w:rsidP="004065DE">
      <w:pPr>
        <w:rPr>
          <w:b/>
          <w:bCs/>
        </w:rPr>
      </w:pPr>
      <w:r w:rsidRPr="000A20B9">
        <w:rPr>
          <w:b/>
          <w:bCs/>
        </w:rPr>
        <w:t>Key Takeaways (Executive-Level)</w:t>
      </w:r>
    </w:p>
    <w:p w14:paraId="0EEDF142" w14:textId="77777777" w:rsidR="00F72285" w:rsidRPr="00F72285" w:rsidRDefault="00F72285" w:rsidP="00BA16EF">
      <w:pPr>
        <w:pStyle w:val="ListParagraph"/>
        <w:numPr>
          <w:ilvl w:val="0"/>
          <w:numId w:val="51"/>
        </w:numPr>
      </w:pPr>
      <w:r w:rsidRPr="00F72285">
        <w:t>Core tension: Build D360 without creating another fragmented tool</w:t>
      </w:r>
    </w:p>
    <w:p w14:paraId="594D3A08" w14:textId="77777777" w:rsidR="00F72285" w:rsidRPr="00F72285" w:rsidRDefault="00F72285" w:rsidP="00BA16EF">
      <w:pPr>
        <w:pStyle w:val="ListParagraph"/>
        <w:numPr>
          <w:ilvl w:val="0"/>
          <w:numId w:val="51"/>
        </w:numPr>
      </w:pPr>
      <w:r w:rsidRPr="00F72285">
        <w:t>Major risk: Misalignment with Archer (audit system)</w:t>
      </w:r>
    </w:p>
    <w:p w14:paraId="02B82292" w14:textId="77777777" w:rsidR="00F72285" w:rsidRPr="00F72285" w:rsidRDefault="00F72285" w:rsidP="00BA16EF">
      <w:pPr>
        <w:pStyle w:val="ListParagraph"/>
        <w:numPr>
          <w:ilvl w:val="0"/>
          <w:numId w:val="51"/>
        </w:numPr>
      </w:pPr>
      <w:r w:rsidRPr="00F72285">
        <w:t>Critical discovery: Existing GRITT/QuickBase ecosystem introduces both insight and complexity</w:t>
      </w:r>
    </w:p>
    <w:p w14:paraId="6D12F076" w14:textId="77777777" w:rsidR="00F72285" w:rsidRPr="00F72285" w:rsidRDefault="00F72285" w:rsidP="00BA16EF">
      <w:pPr>
        <w:pStyle w:val="ListParagraph"/>
        <w:numPr>
          <w:ilvl w:val="0"/>
          <w:numId w:val="51"/>
        </w:numPr>
      </w:pPr>
      <w:r w:rsidRPr="00F72285">
        <w:t>Strategic direction:</w:t>
      </w:r>
    </w:p>
    <w:p w14:paraId="0A9FCC45" w14:textId="77777777" w:rsidR="00F72285" w:rsidRPr="00F72285" w:rsidRDefault="00F72285" w:rsidP="00BA16EF">
      <w:pPr>
        <w:pStyle w:val="ListParagraph"/>
        <w:numPr>
          <w:ilvl w:val="1"/>
          <w:numId w:val="51"/>
        </w:numPr>
      </w:pPr>
      <w:proofErr w:type="gramStart"/>
      <w:r w:rsidRPr="00F72285">
        <w:t>Continue</w:t>
      </w:r>
      <w:proofErr w:type="gramEnd"/>
      <w:r w:rsidRPr="00F72285">
        <w:t xml:space="preserve"> MVP delivery</w:t>
      </w:r>
    </w:p>
    <w:p w14:paraId="2F6C1EC0" w14:textId="77777777" w:rsidR="00F72285" w:rsidRPr="00F72285" w:rsidRDefault="00F72285" w:rsidP="00BA16EF">
      <w:pPr>
        <w:pStyle w:val="ListParagraph"/>
        <w:numPr>
          <w:ilvl w:val="1"/>
          <w:numId w:val="51"/>
        </w:numPr>
      </w:pPr>
      <w:r w:rsidRPr="00F72285">
        <w:t>Investigate existing tools in parallel</w:t>
      </w:r>
    </w:p>
    <w:p w14:paraId="61E4819E" w14:textId="77777777" w:rsidR="00F72285" w:rsidRPr="00F72285" w:rsidRDefault="00F72285" w:rsidP="00BA16EF">
      <w:pPr>
        <w:pStyle w:val="ListParagraph"/>
        <w:numPr>
          <w:ilvl w:val="1"/>
          <w:numId w:val="51"/>
        </w:numPr>
      </w:pPr>
      <w:r w:rsidRPr="00F72285">
        <w:t>Push toward single source of truth vision</w:t>
      </w:r>
    </w:p>
    <w:p w14:paraId="2BBF1FE4" w14:textId="77777777" w:rsidR="00F72285" w:rsidRDefault="00F72285" w:rsidP="00D63B37">
      <w:pPr>
        <w:rPr>
          <w:rStyle w:val="Heading1Char"/>
        </w:rPr>
      </w:pPr>
    </w:p>
    <w:p w14:paraId="4E6C10F1" w14:textId="46C2F93B" w:rsidR="00176F66" w:rsidRPr="00176F66" w:rsidRDefault="005D6EED" w:rsidP="00D63B37">
      <w:bookmarkStart w:id="4" w:name="_Toc229999110"/>
      <w:r>
        <w:rPr>
          <w:rStyle w:val="Heading1Char"/>
        </w:rPr>
        <w:t>MVP Integration Systems Discovery</w:t>
      </w:r>
      <w:r w:rsidR="00B0525C">
        <w:rPr>
          <w:rStyle w:val="Heading1Char"/>
        </w:rPr>
        <w:t xml:space="preserve"> </w:t>
      </w:r>
      <w:del w:id="5" w:author="Microsoft Word" w:date="2026-05-11T10:30:00Z" w16du:dateUtc="2026-05-11T14:30:00Z">
        <w:r w:rsidR="00757849">
          <w:rPr>
            <w:rStyle w:val="Heading1Char"/>
          </w:rPr>
          <w:delText xml:space="preserve">Workshop – </w:delText>
        </w:r>
      </w:del>
      <w:ins w:id="6" w:author="Microsoft Word" w:date="2026-05-11T10:30:00Z" w16du:dateUtc="2026-05-11T14:30:00Z">
        <w:r w:rsidR="00B0525C">
          <w:rPr>
            <w:rStyle w:val="Heading1Char"/>
          </w:rPr>
          <w:t>(</w:t>
        </w:r>
      </w:ins>
      <w:r w:rsidR="00B0525C">
        <w:rPr>
          <w:rStyle w:val="Heading1Char"/>
        </w:rPr>
        <w:t>Archer</w:t>
      </w:r>
      <w:del w:id="7" w:author="Microsoft Word" w:date="2026-05-11T10:30:00Z" w16du:dateUtc="2026-05-11T14:30:00Z">
        <w:r w:rsidR="00176F66" w:rsidRPr="00176F66">
          <w:rPr>
            <w:rStyle w:val="Heading1Char"/>
          </w:rPr>
          <w:delText xml:space="preserve"> Claims Data</w:delText>
        </w:r>
      </w:del>
      <w:ins w:id="8" w:author="Microsoft Word" w:date="2026-05-11T10:30:00Z" w16du:dateUtc="2026-05-11T14:30:00Z">
        <w:r w:rsidR="00B0525C">
          <w:rPr>
            <w:rStyle w:val="Heading1Char"/>
          </w:rPr>
          <w:t xml:space="preserve">) </w:t>
        </w:r>
        <w:r w:rsidR="00757849">
          <w:rPr>
            <w:rStyle w:val="Heading1Char"/>
          </w:rPr>
          <w:t>–</w:t>
        </w:r>
      </w:ins>
      <w:r w:rsidR="00B0525C">
        <w:rPr>
          <w:rStyle w:val="Heading1Char"/>
        </w:rPr>
        <w:t xml:space="preserve"> </w:t>
      </w:r>
      <w:r w:rsidR="00E22F4C">
        <w:rPr>
          <w:rStyle w:val="Heading1Char"/>
        </w:rPr>
        <w:t>Session 1 | May 11</w:t>
      </w:r>
      <w:r w:rsidR="00E22F4C" w:rsidRPr="00E22F4C">
        <w:rPr>
          <w:rStyle w:val="Heading1Char"/>
          <w:vertAlign w:val="superscript"/>
        </w:rPr>
        <w:t>th</w:t>
      </w:r>
      <w:r w:rsidR="00E22F4C">
        <w:rPr>
          <w:rStyle w:val="Heading1Char"/>
        </w:rPr>
        <w:t>, 2026</w:t>
      </w:r>
      <w:bookmarkEnd w:id="0"/>
      <w:bookmarkEnd w:id="4"/>
    </w:p>
    <w:p w14:paraId="22D2D58E" w14:textId="78E47BDB" w:rsidR="00176F66" w:rsidRPr="00176F66" w:rsidRDefault="00176F66" w:rsidP="00D63B37">
      <w:pPr>
        <w:rPr>
          <w:b/>
          <w:bCs/>
        </w:rPr>
      </w:pPr>
      <w:r w:rsidRPr="00176F66">
        <w:rPr>
          <w:b/>
          <w:bCs/>
        </w:rPr>
        <w:t>Meeting Topics</w:t>
      </w:r>
    </w:p>
    <w:p w14:paraId="0D576090" w14:textId="55C733B0" w:rsidR="00176F66" w:rsidRPr="00176F66" w:rsidRDefault="00176F66" w:rsidP="009D022A">
      <w:pPr>
        <w:pStyle w:val="ListParagraph"/>
        <w:numPr>
          <w:ilvl w:val="0"/>
          <w:numId w:val="34"/>
        </w:numPr>
      </w:pPr>
      <w:r w:rsidRPr="00176F66">
        <w:t>Delegation Source of Truth (</w:t>
      </w:r>
      <w:r w:rsidR="009D022A">
        <w:t>D360</w:t>
      </w:r>
      <w:r w:rsidRPr="00176F66">
        <w:t>) initiative overview</w:t>
      </w:r>
    </w:p>
    <w:p w14:paraId="6C201BB9" w14:textId="77777777" w:rsidR="00176F66" w:rsidRPr="00176F66" w:rsidRDefault="00176F66" w:rsidP="009D022A">
      <w:pPr>
        <w:pStyle w:val="ListParagraph"/>
        <w:numPr>
          <w:ilvl w:val="0"/>
          <w:numId w:val="34"/>
        </w:numPr>
      </w:pPr>
      <w:r w:rsidRPr="00176F66">
        <w:lastRenderedPageBreak/>
        <w:t>Archer as current “source of truth” vs. actual usage</w:t>
      </w:r>
    </w:p>
    <w:p w14:paraId="26D476E1" w14:textId="77777777" w:rsidR="00176F66" w:rsidRPr="00176F66" w:rsidRDefault="00176F66" w:rsidP="009D022A">
      <w:pPr>
        <w:pStyle w:val="ListParagraph"/>
        <w:numPr>
          <w:ilvl w:val="0"/>
          <w:numId w:val="34"/>
        </w:numPr>
      </w:pPr>
      <w:r w:rsidRPr="00176F66">
        <w:t>Claims delegation data capture and audit process</w:t>
      </w:r>
    </w:p>
    <w:p w14:paraId="3FE15427" w14:textId="77777777" w:rsidR="00176F66" w:rsidRPr="00176F66" w:rsidRDefault="00176F66" w:rsidP="009D022A">
      <w:pPr>
        <w:pStyle w:val="ListParagraph"/>
        <w:numPr>
          <w:ilvl w:val="0"/>
          <w:numId w:val="34"/>
        </w:numPr>
      </w:pPr>
      <w:r w:rsidRPr="00176F66">
        <w:t>Data silos across systems (Archer, Access DB, QuickBase, etc.)</w:t>
      </w:r>
    </w:p>
    <w:p w14:paraId="426641C5" w14:textId="77777777" w:rsidR="00176F66" w:rsidRPr="00176F66" w:rsidRDefault="00176F66" w:rsidP="009D022A">
      <w:pPr>
        <w:pStyle w:val="ListParagraph"/>
        <w:numPr>
          <w:ilvl w:val="0"/>
          <w:numId w:val="34"/>
        </w:numPr>
      </w:pPr>
      <w:r w:rsidRPr="00176F66">
        <w:t>Data accuracy, ownership, and governance challenges</w:t>
      </w:r>
    </w:p>
    <w:p w14:paraId="67F60818" w14:textId="77777777" w:rsidR="00176F66" w:rsidRPr="00176F66" w:rsidRDefault="00176F66" w:rsidP="009D022A">
      <w:pPr>
        <w:pStyle w:val="ListParagraph"/>
        <w:numPr>
          <w:ilvl w:val="0"/>
          <w:numId w:val="34"/>
        </w:numPr>
      </w:pPr>
      <w:r w:rsidRPr="00176F66">
        <w:t>Need for centralized, integrated delegation data repository</w:t>
      </w:r>
    </w:p>
    <w:p w14:paraId="64A15F47" w14:textId="3F7988A4" w:rsidR="00176F66" w:rsidRPr="00176F66" w:rsidRDefault="00176F66" w:rsidP="00D63B37">
      <w:pPr>
        <w:rPr>
          <w:b/>
          <w:bCs/>
        </w:rPr>
      </w:pPr>
      <w:r w:rsidRPr="00176F66">
        <w:rPr>
          <w:b/>
          <w:bCs/>
        </w:rPr>
        <w:t>Key Discussion Points</w:t>
      </w:r>
    </w:p>
    <w:p w14:paraId="1DD1097A" w14:textId="518F18A6" w:rsidR="00176F66" w:rsidRPr="00176F66" w:rsidRDefault="00176F66" w:rsidP="00D63B37">
      <w:pPr>
        <w:rPr>
          <w:b/>
          <w:bCs/>
        </w:rPr>
      </w:pPr>
      <w:r w:rsidRPr="00176F66">
        <w:rPr>
          <w:b/>
          <w:bCs/>
        </w:rPr>
        <w:t xml:space="preserve">1. </w:t>
      </w:r>
      <w:r w:rsidR="009D022A">
        <w:rPr>
          <w:b/>
          <w:bCs/>
        </w:rPr>
        <w:t>D360</w:t>
      </w:r>
      <w:r w:rsidRPr="00176F66">
        <w:rPr>
          <w:b/>
          <w:bCs/>
        </w:rPr>
        <w:t xml:space="preserve"> Initiative &amp; Purpose</w:t>
      </w:r>
    </w:p>
    <w:p w14:paraId="77654943" w14:textId="0330DB82" w:rsidR="00176F66" w:rsidRPr="00176F66" w:rsidRDefault="00176F66" w:rsidP="00AB6250">
      <w:pPr>
        <w:pStyle w:val="ListParagraph"/>
        <w:numPr>
          <w:ilvl w:val="0"/>
          <w:numId w:val="35"/>
        </w:numPr>
      </w:pPr>
      <w:r w:rsidRPr="00176F66">
        <w:t xml:space="preserve">The </w:t>
      </w:r>
      <w:r w:rsidR="009D022A">
        <w:t>D360</w:t>
      </w:r>
      <w:r w:rsidRPr="00176F66">
        <w:t xml:space="preserve"> effort has received </w:t>
      </w:r>
      <w:r w:rsidRPr="00AB6250">
        <w:rPr>
          <w:b/>
          <w:bCs/>
        </w:rPr>
        <w:t>initial funding (2026)</w:t>
      </w:r>
      <w:r w:rsidRPr="00176F66">
        <w:t xml:space="preserve"> and is expected to be a </w:t>
      </w:r>
      <w:r w:rsidRPr="00AB6250">
        <w:rPr>
          <w:b/>
          <w:bCs/>
        </w:rPr>
        <w:t>multi-year initiative</w:t>
      </w:r>
      <w:r w:rsidRPr="00176F66">
        <w:t>.</w:t>
      </w:r>
    </w:p>
    <w:p w14:paraId="03B8752C" w14:textId="77777777" w:rsidR="00176F66" w:rsidRPr="00176F66" w:rsidRDefault="00176F66" w:rsidP="00AB6250">
      <w:pPr>
        <w:pStyle w:val="ListParagraph"/>
        <w:numPr>
          <w:ilvl w:val="0"/>
          <w:numId w:val="35"/>
        </w:numPr>
      </w:pPr>
      <w:r w:rsidRPr="00176F66">
        <w:t xml:space="preserve">Goal: </w:t>
      </w:r>
    </w:p>
    <w:p w14:paraId="5673C6C4" w14:textId="77777777" w:rsidR="00176F66" w:rsidRPr="00176F66" w:rsidRDefault="00176F66" w:rsidP="00A07139">
      <w:pPr>
        <w:pStyle w:val="ListParagraph"/>
        <w:numPr>
          <w:ilvl w:val="1"/>
          <w:numId w:val="35"/>
        </w:numPr>
      </w:pPr>
      <w:r w:rsidRPr="00176F66">
        <w:t>Consolidate delegation-related data from multiple systems</w:t>
      </w:r>
    </w:p>
    <w:p w14:paraId="329D265E" w14:textId="77777777" w:rsidR="00176F66" w:rsidRPr="00176F66" w:rsidRDefault="00176F66" w:rsidP="00A07139">
      <w:pPr>
        <w:pStyle w:val="ListParagraph"/>
        <w:numPr>
          <w:ilvl w:val="1"/>
          <w:numId w:val="35"/>
        </w:numPr>
      </w:pPr>
      <w:r w:rsidRPr="00176F66">
        <w:t xml:space="preserve">Enable </w:t>
      </w:r>
      <w:r w:rsidRPr="00AB6250">
        <w:rPr>
          <w:b/>
          <w:bCs/>
        </w:rPr>
        <w:t>reporting for compliance and leadership</w:t>
      </w:r>
      <w:r w:rsidRPr="00176F66">
        <w:t xml:space="preserve"> (e.g., delegated entities, functions, member counts)</w:t>
      </w:r>
    </w:p>
    <w:p w14:paraId="51D5C3D5" w14:textId="77777777" w:rsidR="00176F66" w:rsidRPr="00176F66" w:rsidRDefault="00176F66" w:rsidP="00AB6250">
      <w:pPr>
        <w:pStyle w:val="ListParagraph"/>
        <w:numPr>
          <w:ilvl w:val="0"/>
          <w:numId w:val="35"/>
        </w:numPr>
      </w:pPr>
      <w:r w:rsidRPr="00176F66">
        <w:t xml:space="preserve">Approach: </w:t>
      </w:r>
    </w:p>
    <w:p w14:paraId="10C69A7F" w14:textId="77777777" w:rsidR="00176F66" w:rsidRPr="00176F66" w:rsidRDefault="00176F66" w:rsidP="00A07139">
      <w:pPr>
        <w:pStyle w:val="ListParagraph"/>
        <w:numPr>
          <w:ilvl w:val="1"/>
          <w:numId w:val="35"/>
        </w:numPr>
      </w:pPr>
      <w:r w:rsidRPr="00176F66">
        <w:t>Not replacing Archer</w:t>
      </w:r>
    </w:p>
    <w:p w14:paraId="2E21C4FE" w14:textId="77777777" w:rsidR="00176F66" w:rsidRPr="00176F66" w:rsidRDefault="00176F66" w:rsidP="00A07139">
      <w:pPr>
        <w:pStyle w:val="ListParagraph"/>
        <w:numPr>
          <w:ilvl w:val="1"/>
          <w:numId w:val="35"/>
        </w:numPr>
      </w:pPr>
      <w:r w:rsidRPr="00176F66">
        <w:t xml:space="preserve">Instead, </w:t>
      </w:r>
      <w:r w:rsidRPr="00AB6250">
        <w:rPr>
          <w:b/>
          <w:bCs/>
        </w:rPr>
        <w:t>pulling data from multiple systems into a new centralized platform</w:t>
      </w:r>
    </w:p>
    <w:p w14:paraId="608F095B" w14:textId="77777777" w:rsidR="00176F66" w:rsidRPr="00176F66" w:rsidRDefault="00176F66" w:rsidP="00D63B37">
      <w:pPr>
        <w:rPr>
          <w:b/>
          <w:bCs/>
        </w:rPr>
      </w:pPr>
      <w:r w:rsidRPr="00176F66">
        <w:rPr>
          <w:b/>
          <w:bCs/>
        </w:rPr>
        <w:t>2. Archer Limitations &amp; Reality</w:t>
      </w:r>
    </w:p>
    <w:p w14:paraId="6A66D407" w14:textId="77777777" w:rsidR="00176F66" w:rsidRPr="00176F66" w:rsidRDefault="00176F66" w:rsidP="00AB6250">
      <w:pPr>
        <w:pStyle w:val="ListParagraph"/>
        <w:numPr>
          <w:ilvl w:val="0"/>
          <w:numId w:val="36"/>
        </w:numPr>
      </w:pPr>
      <w:r w:rsidRPr="00176F66">
        <w:t xml:space="preserve">Archer is </w:t>
      </w:r>
      <w:r w:rsidRPr="00AB6250">
        <w:rPr>
          <w:i/>
          <w:iCs/>
        </w:rPr>
        <w:t>intended</w:t>
      </w:r>
      <w:r w:rsidRPr="00176F66">
        <w:t xml:space="preserve"> to be the source of truth but: </w:t>
      </w:r>
    </w:p>
    <w:p w14:paraId="05E106EF" w14:textId="77777777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176F66">
        <w:t xml:space="preserve">Data is </w:t>
      </w:r>
      <w:r w:rsidRPr="00AB6250">
        <w:rPr>
          <w:b/>
          <w:bCs/>
        </w:rPr>
        <w:t>entered primarily by Network teams</w:t>
      </w:r>
    </w:p>
    <w:p w14:paraId="24D3B201" w14:textId="77777777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176F66">
        <w:t xml:space="preserve">It lacks </w:t>
      </w:r>
      <w:r w:rsidRPr="00AB6250">
        <w:rPr>
          <w:b/>
          <w:bCs/>
        </w:rPr>
        <w:t>validation against authoritative systems</w:t>
      </w:r>
    </w:p>
    <w:p w14:paraId="68608629" w14:textId="77777777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176F66">
        <w:t xml:space="preserve">It is </w:t>
      </w:r>
      <w:r w:rsidRPr="00AB6250">
        <w:rPr>
          <w:b/>
          <w:bCs/>
        </w:rPr>
        <w:t>not user-friendly</w:t>
      </w:r>
      <w:r w:rsidRPr="00176F66">
        <w:t xml:space="preserve"> for many stakeholders</w:t>
      </w:r>
    </w:p>
    <w:p w14:paraId="5A07BCC4" w14:textId="77777777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176F66">
        <w:t xml:space="preserve">Significant concerns raised: </w:t>
      </w:r>
    </w:p>
    <w:p w14:paraId="75E19E4A" w14:textId="77777777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176F66">
        <w:t>Data inconsistencies across systems</w:t>
      </w:r>
    </w:p>
    <w:p w14:paraId="6B827D15" w14:textId="77777777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176F66">
        <w:t xml:space="preserve">Difficulty determining </w:t>
      </w:r>
      <w:r w:rsidRPr="00AB6250">
        <w:rPr>
          <w:b/>
          <w:bCs/>
        </w:rPr>
        <w:t>accurate, current state</w:t>
      </w:r>
    </w:p>
    <w:p w14:paraId="080586BE" w14:textId="77777777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176F66">
        <w:t>Multiple IDs generated for entries create confusion</w:t>
      </w:r>
    </w:p>
    <w:p w14:paraId="570EE117" w14:textId="77777777" w:rsidR="00176F66" w:rsidRPr="00176F66" w:rsidRDefault="00176F66" w:rsidP="00D63B37">
      <w:pPr>
        <w:rPr>
          <w:b/>
          <w:bCs/>
        </w:rPr>
      </w:pPr>
      <w:r w:rsidRPr="00176F66">
        <w:rPr>
          <w:b/>
          <w:bCs/>
        </w:rPr>
        <w:t>3. Data Fragmentation / Siloed Systems</w:t>
      </w:r>
    </w:p>
    <w:p w14:paraId="70DE26CA" w14:textId="77777777" w:rsidR="00176F66" w:rsidRPr="00176F66" w:rsidRDefault="00176F66" w:rsidP="00AB6250">
      <w:pPr>
        <w:pStyle w:val="ListParagraph"/>
        <w:numPr>
          <w:ilvl w:val="0"/>
          <w:numId w:val="36"/>
        </w:numPr>
      </w:pPr>
      <w:r w:rsidRPr="00176F66">
        <w:t xml:space="preserve">Delegation data currently exists across: </w:t>
      </w:r>
    </w:p>
    <w:p w14:paraId="158301C1" w14:textId="77777777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176F66">
        <w:t>Archer</w:t>
      </w:r>
    </w:p>
    <w:p w14:paraId="5DE71204" w14:textId="77777777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176F66">
        <w:t>Multiple QuickBase applications</w:t>
      </w:r>
    </w:p>
    <w:p w14:paraId="04AB198B" w14:textId="77777777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176F66">
        <w:t>Access databases (used heavily by audit/oversight teams)</w:t>
      </w:r>
    </w:p>
    <w:p w14:paraId="32FFA72A" w14:textId="77777777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176F66">
        <w:t>Medicaid, dental, and line-of-business specific systems</w:t>
      </w:r>
    </w:p>
    <w:p w14:paraId="14BCBC8B" w14:textId="77777777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176F66">
        <w:t xml:space="preserve">One participant referenced </w:t>
      </w:r>
      <w:r w:rsidRPr="00AB6250">
        <w:rPr>
          <w:b/>
          <w:bCs/>
        </w:rPr>
        <w:t>~12 separate data sources/silos</w:t>
      </w:r>
      <w:r w:rsidRPr="00176F66">
        <w:t xml:space="preserve"> used to piece together a single entity view.</w:t>
      </w:r>
    </w:p>
    <w:p w14:paraId="2799E282" w14:textId="77777777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176F66">
        <w:lastRenderedPageBreak/>
        <w:t xml:space="preserve">Resulting challenges: </w:t>
      </w:r>
    </w:p>
    <w:p w14:paraId="5593700A" w14:textId="77777777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176F66">
        <w:t>Conflicting data (names, contacts, effective dates)</w:t>
      </w:r>
    </w:p>
    <w:p w14:paraId="143E0F2B" w14:textId="77777777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176F66">
        <w:t>No consistent reconciliation process</w:t>
      </w:r>
    </w:p>
    <w:p w14:paraId="2BD8AECD" w14:textId="77777777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176F66">
        <w:t>Heavy manual effort to validate information</w:t>
      </w:r>
    </w:p>
    <w:p w14:paraId="32B6C192" w14:textId="77777777" w:rsidR="00176F66" w:rsidRPr="00176F66" w:rsidRDefault="00176F66" w:rsidP="00D63B37">
      <w:pPr>
        <w:rPr>
          <w:b/>
          <w:bCs/>
        </w:rPr>
      </w:pPr>
      <w:r w:rsidRPr="00176F66">
        <w:rPr>
          <w:b/>
          <w:bCs/>
        </w:rPr>
        <w:t>4. Claims Oversight Team Workflow (Important for DSOT)</w:t>
      </w:r>
    </w:p>
    <w:p w14:paraId="282CC260" w14:textId="77777777" w:rsidR="00176F66" w:rsidRPr="00176F66" w:rsidRDefault="00176F66" w:rsidP="00AB6250">
      <w:pPr>
        <w:pStyle w:val="ListParagraph"/>
        <w:numPr>
          <w:ilvl w:val="0"/>
          <w:numId w:val="36"/>
        </w:numPr>
      </w:pPr>
      <w:r w:rsidRPr="00176F66">
        <w:t xml:space="preserve">Claims team workflow: </w:t>
      </w:r>
    </w:p>
    <w:p w14:paraId="5829A987" w14:textId="7714380A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176F66">
        <w:t xml:space="preserve">Trigger starts via </w:t>
      </w:r>
      <w:proofErr w:type="spellStart"/>
      <w:r w:rsidRPr="00AB6250">
        <w:rPr>
          <w:b/>
          <w:bCs/>
        </w:rPr>
        <w:t>Del</w:t>
      </w:r>
      <w:r w:rsidR="00AB6250">
        <w:rPr>
          <w:b/>
          <w:bCs/>
        </w:rPr>
        <w:t>Ve</w:t>
      </w:r>
      <w:r w:rsidRPr="00AB6250">
        <w:rPr>
          <w:b/>
          <w:bCs/>
        </w:rPr>
        <w:t>n</w:t>
      </w:r>
      <w:proofErr w:type="spellEnd"/>
      <w:r w:rsidRPr="00AB6250">
        <w:rPr>
          <w:b/>
          <w:bCs/>
        </w:rPr>
        <w:t xml:space="preserve"> process</w:t>
      </w:r>
    </w:p>
    <w:p w14:paraId="515972EA" w14:textId="77777777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176F66">
        <w:t xml:space="preserve">Audit teams use a </w:t>
      </w:r>
      <w:r w:rsidRPr="00AB6250">
        <w:rPr>
          <w:b/>
          <w:bCs/>
        </w:rPr>
        <w:t>separate Access database</w:t>
      </w:r>
      <w:r w:rsidRPr="00176F66">
        <w:t xml:space="preserve"> as their working tool</w:t>
      </w:r>
    </w:p>
    <w:p w14:paraId="6F9A50CC" w14:textId="77777777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176F66">
        <w:t xml:space="preserve">Archer is </w:t>
      </w:r>
      <w:r w:rsidRPr="00AB6250">
        <w:rPr>
          <w:b/>
          <w:bCs/>
        </w:rPr>
        <w:t>NOT used to validate operational data</w:t>
      </w:r>
    </w:p>
    <w:p w14:paraId="0E1AA17E" w14:textId="77777777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176F66">
        <w:t xml:space="preserve">Archer usage by claims team: </w:t>
      </w:r>
    </w:p>
    <w:p w14:paraId="2EB20A29" w14:textId="77777777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176F66">
        <w:t xml:space="preserve">Limited to entering </w:t>
      </w:r>
      <w:r w:rsidRPr="00AB6250">
        <w:rPr>
          <w:b/>
          <w:bCs/>
        </w:rPr>
        <w:t>audit and assessment results only</w:t>
      </w:r>
    </w:p>
    <w:p w14:paraId="7F3C80E3" w14:textId="77777777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176F66">
        <w:t>Core operational data is managed outside Archer</w:t>
      </w:r>
    </w:p>
    <w:p w14:paraId="4F2974EE" w14:textId="77777777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176F66">
        <w:t xml:space="preserve">Insight: </w:t>
      </w:r>
    </w:p>
    <w:p w14:paraId="0477C108" w14:textId="77777777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176F66">
        <w:t xml:space="preserve">Archer is </w:t>
      </w:r>
      <w:r w:rsidRPr="00AB6250">
        <w:rPr>
          <w:b/>
          <w:bCs/>
        </w:rPr>
        <w:t>not the operational system of record for claims oversight</w:t>
      </w:r>
    </w:p>
    <w:p w14:paraId="0134F8F9" w14:textId="77777777" w:rsidR="00176F66" w:rsidRPr="00176F66" w:rsidRDefault="00176F66" w:rsidP="00D63B37">
      <w:pPr>
        <w:rPr>
          <w:b/>
          <w:bCs/>
        </w:rPr>
      </w:pPr>
      <w:r w:rsidRPr="00176F66">
        <w:rPr>
          <w:b/>
          <w:bCs/>
        </w:rPr>
        <w:t>5. Ownership &amp; Responsibility Misalignment</w:t>
      </w:r>
    </w:p>
    <w:p w14:paraId="68400A3F" w14:textId="77777777" w:rsidR="00176F66" w:rsidRPr="00176F66" w:rsidRDefault="00176F66" w:rsidP="00AB6250">
      <w:pPr>
        <w:pStyle w:val="ListParagraph"/>
        <w:numPr>
          <w:ilvl w:val="0"/>
          <w:numId w:val="36"/>
        </w:numPr>
      </w:pPr>
      <w:r w:rsidRPr="00176F66">
        <w:t xml:space="preserve">Current model: </w:t>
      </w:r>
    </w:p>
    <w:p w14:paraId="7BD61004" w14:textId="77777777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AB6250">
        <w:rPr>
          <w:b/>
          <w:bCs/>
        </w:rPr>
        <w:t>Network team</w:t>
      </w:r>
      <w:r w:rsidRPr="00176F66">
        <w:t xml:space="preserve"> owns contract-level data and initiates records in Archer</w:t>
      </w:r>
    </w:p>
    <w:p w14:paraId="5E315BCB" w14:textId="77777777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AB6250">
        <w:rPr>
          <w:b/>
          <w:bCs/>
        </w:rPr>
        <w:t>Oversight teams</w:t>
      </w:r>
      <w:r w:rsidRPr="00176F66">
        <w:t xml:space="preserve"> (claims, UM, credentialing) validate and audit delegated work</w:t>
      </w:r>
    </w:p>
    <w:p w14:paraId="269B5BC8" w14:textId="77777777" w:rsidR="00176F66" w:rsidRPr="00176F66" w:rsidRDefault="00176F66" w:rsidP="00AB6250">
      <w:pPr>
        <w:pStyle w:val="ListParagraph"/>
        <w:numPr>
          <w:ilvl w:val="0"/>
          <w:numId w:val="36"/>
        </w:numPr>
      </w:pPr>
      <w:r w:rsidRPr="00176F66">
        <w:t xml:space="preserve">Identified issue: </w:t>
      </w:r>
    </w:p>
    <w:p w14:paraId="311CC3C0" w14:textId="77777777" w:rsidR="00176F66" w:rsidRPr="00176F66" w:rsidRDefault="00176F66" w:rsidP="00AB6250">
      <w:pPr>
        <w:pStyle w:val="ListParagraph"/>
        <w:numPr>
          <w:ilvl w:val="1"/>
          <w:numId w:val="36"/>
        </w:numPr>
      </w:pPr>
      <w:r w:rsidRPr="00176F66">
        <w:t xml:space="preserve">No single team owns </w:t>
      </w:r>
      <w:r w:rsidRPr="00AB6250">
        <w:rPr>
          <w:b/>
          <w:bCs/>
        </w:rPr>
        <w:t>end-to-end accuracy of delegation data</w:t>
      </w:r>
    </w:p>
    <w:p w14:paraId="378E6A27" w14:textId="77777777" w:rsidR="00176F66" w:rsidRPr="00176F66" w:rsidRDefault="00176F66" w:rsidP="005338D9">
      <w:pPr>
        <w:pStyle w:val="ListParagraph"/>
        <w:numPr>
          <w:ilvl w:val="0"/>
          <w:numId w:val="36"/>
        </w:numPr>
      </w:pPr>
      <w:r w:rsidRPr="00176F66">
        <w:t xml:space="preserve">Clarification during discussion: </w:t>
      </w:r>
    </w:p>
    <w:p w14:paraId="6D8B25FE" w14:textId="524FF0A5" w:rsidR="00176F66" w:rsidRPr="00176F66" w:rsidRDefault="00176F66" w:rsidP="005338D9">
      <w:pPr>
        <w:pStyle w:val="ListParagraph"/>
        <w:numPr>
          <w:ilvl w:val="0"/>
          <w:numId w:val="36"/>
        </w:numPr>
      </w:pPr>
      <w:r w:rsidRPr="00176F66">
        <w:t>O</w:t>
      </w:r>
      <w:r w:rsidR="005338D9">
        <w:tab/>
      </w:r>
      <w:proofErr w:type="spellStart"/>
      <w:r w:rsidRPr="00176F66">
        <w:t>versight</w:t>
      </w:r>
      <w:proofErr w:type="spellEnd"/>
      <w:r w:rsidRPr="00176F66">
        <w:t xml:space="preserve"> teams rely on their own tools for accuracy</w:t>
      </w:r>
    </w:p>
    <w:p w14:paraId="0E3D7A96" w14:textId="77777777" w:rsidR="00176F66" w:rsidRPr="00176F66" w:rsidRDefault="00176F66" w:rsidP="005338D9">
      <w:pPr>
        <w:pStyle w:val="ListParagraph"/>
        <w:numPr>
          <w:ilvl w:val="1"/>
          <w:numId w:val="36"/>
        </w:numPr>
      </w:pPr>
      <w:r w:rsidRPr="00176F66">
        <w:t>Network does not maintain downstream operational details</w:t>
      </w:r>
    </w:p>
    <w:p w14:paraId="679482F7" w14:textId="77777777" w:rsidR="00176F66" w:rsidRPr="00176F66" w:rsidRDefault="00176F66" w:rsidP="00D63B37">
      <w:pPr>
        <w:rPr>
          <w:b/>
          <w:bCs/>
        </w:rPr>
      </w:pPr>
      <w:r w:rsidRPr="00176F66">
        <w:rPr>
          <w:b/>
          <w:bCs/>
        </w:rPr>
        <w:t>6. Architectural / Strategic Concerns Raised</w:t>
      </w:r>
    </w:p>
    <w:p w14:paraId="47711998" w14:textId="77777777" w:rsidR="00176F66" w:rsidRPr="00176F66" w:rsidRDefault="00176F66" w:rsidP="005338D9">
      <w:pPr>
        <w:pStyle w:val="ListParagraph"/>
        <w:numPr>
          <w:ilvl w:val="0"/>
          <w:numId w:val="37"/>
        </w:numPr>
      </w:pPr>
      <w:r w:rsidRPr="00176F66">
        <w:t xml:space="preserve">Strong concern about adding “another system” without solving: </w:t>
      </w:r>
    </w:p>
    <w:p w14:paraId="58EFAA38" w14:textId="77777777" w:rsidR="00176F66" w:rsidRPr="00176F66" w:rsidRDefault="00176F66" w:rsidP="005338D9">
      <w:pPr>
        <w:pStyle w:val="ListParagraph"/>
        <w:numPr>
          <w:ilvl w:val="0"/>
          <w:numId w:val="37"/>
        </w:numPr>
      </w:pPr>
      <w:r w:rsidRPr="00176F66">
        <w:t>Data duplication</w:t>
      </w:r>
    </w:p>
    <w:p w14:paraId="7D62038D" w14:textId="77777777" w:rsidR="00176F66" w:rsidRPr="00176F66" w:rsidRDefault="00176F66" w:rsidP="005338D9">
      <w:pPr>
        <w:pStyle w:val="ListParagraph"/>
        <w:numPr>
          <w:ilvl w:val="0"/>
          <w:numId w:val="37"/>
        </w:numPr>
      </w:pPr>
      <w:r w:rsidRPr="00176F66">
        <w:t>Synchronization challenges</w:t>
      </w:r>
    </w:p>
    <w:p w14:paraId="342F36ED" w14:textId="77777777" w:rsidR="00176F66" w:rsidRPr="00176F66" w:rsidRDefault="00176F66" w:rsidP="005338D9">
      <w:pPr>
        <w:pStyle w:val="ListParagraph"/>
        <w:numPr>
          <w:ilvl w:val="0"/>
          <w:numId w:val="37"/>
        </w:numPr>
      </w:pPr>
      <w:r w:rsidRPr="00176F66">
        <w:t xml:space="preserve">Suggested direction: </w:t>
      </w:r>
    </w:p>
    <w:p w14:paraId="125B01EF" w14:textId="77777777" w:rsidR="00176F66" w:rsidRPr="00176F66" w:rsidRDefault="00176F66" w:rsidP="005338D9">
      <w:pPr>
        <w:pStyle w:val="ListParagraph"/>
        <w:numPr>
          <w:ilvl w:val="0"/>
          <w:numId w:val="37"/>
        </w:numPr>
      </w:pPr>
      <w:r w:rsidRPr="00176F66">
        <w:t xml:space="preserve">Centralized repository where: </w:t>
      </w:r>
    </w:p>
    <w:p w14:paraId="4865ED83" w14:textId="77777777" w:rsidR="00176F66" w:rsidRPr="00176F66" w:rsidRDefault="00176F66" w:rsidP="005338D9">
      <w:pPr>
        <w:pStyle w:val="ListParagraph"/>
        <w:numPr>
          <w:ilvl w:val="0"/>
          <w:numId w:val="37"/>
        </w:numPr>
      </w:pPr>
      <w:r w:rsidRPr="00176F66">
        <w:t xml:space="preserve">All systems feed into a </w:t>
      </w:r>
      <w:r w:rsidRPr="005338D9">
        <w:rPr>
          <w:b/>
          <w:bCs/>
        </w:rPr>
        <w:t>single source of truth</w:t>
      </w:r>
    </w:p>
    <w:p w14:paraId="0955A391" w14:textId="77777777" w:rsidR="00176F66" w:rsidRPr="00176F66" w:rsidRDefault="00176F66" w:rsidP="005338D9">
      <w:pPr>
        <w:pStyle w:val="ListParagraph"/>
        <w:numPr>
          <w:ilvl w:val="0"/>
          <w:numId w:val="37"/>
        </w:numPr>
      </w:pPr>
      <w:r w:rsidRPr="00176F66">
        <w:t>Data conflicts can be identified and resolved</w:t>
      </w:r>
    </w:p>
    <w:p w14:paraId="3570B783" w14:textId="77777777" w:rsidR="00176F66" w:rsidRPr="00176F66" w:rsidRDefault="00176F66" w:rsidP="005338D9">
      <w:pPr>
        <w:pStyle w:val="ListParagraph"/>
        <w:numPr>
          <w:ilvl w:val="0"/>
          <w:numId w:val="37"/>
        </w:numPr>
      </w:pPr>
      <w:r w:rsidRPr="00176F66">
        <w:t xml:space="preserve">Historical context: </w:t>
      </w:r>
    </w:p>
    <w:p w14:paraId="403CDB28" w14:textId="77777777" w:rsidR="00176F66" w:rsidRPr="00176F66" w:rsidRDefault="00176F66" w:rsidP="005338D9">
      <w:pPr>
        <w:pStyle w:val="ListParagraph"/>
        <w:numPr>
          <w:ilvl w:val="0"/>
          <w:numId w:val="37"/>
        </w:numPr>
      </w:pPr>
      <w:r w:rsidRPr="00176F66">
        <w:t>Multiple prior attempts (over several years) to solve this problem have not succeeded</w:t>
      </w:r>
    </w:p>
    <w:p w14:paraId="79B05AB4" w14:textId="77777777" w:rsidR="00176F66" w:rsidRPr="005338D9" w:rsidRDefault="00176F66" w:rsidP="005338D9">
      <w:pPr>
        <w:rPr>
          <w:b/>
          <w:bCs/>
        </w:rPr>
      </w:pPr>
      <w:r w:rsidRPr="005338D9">
        <w:rPr>
          <w:b/>
          <w:bCs/>
        </w:rPr>
        <w:lastRenderedPageBreak/>
        <w:t>7. Future Direction (Agreed Direction)</w:t>
      </w:r>
    </w:p>
    <w:p w14:paraId="7D94AF09" w14:textId="77777777" w:rsidR="00176F66" w:rsidRPr="00176F66" w:rsidRDefault="00176F66" w:rsidP="005338D9">
      <w:pPr>
        <w:pStyle w:val="ListParagraph"/>
        <w:numPr>
          <w:ilvl w:val="0"/>
          <w:numId w:val="37"/>
        </w:numPr>
      </w:pPr>
      <w:r w:rsidRPr="00176F66">
        <w:t xml:space="preserve">Broad alignment that: </w:t>
      </w:r>
    </w:p>
    <w:p w14:paraId="4C0BF204" w14:textId="77777777" w:rsidR="00176F66" w:rsidRPr="00176F66" w:rsidRDefault="00176F66" w:rsidP="005338D9">
      <w:pPr>
        <w:pStyle w:val="ListParagraph"/>
        <w:numPr>
          <w:ilvl w:val="0"/>
          <w:numId w:val="37"/>
        </w:numPr>
      </w:pPr>
      <w:r w:rsidRPr="00176F66">
        <w:t xml:space="preserve">A </w:t>
      </w:r>
      <w:r w:rsidRPr="005338D9">
        <w:rPr>
          <w:b/>
          <w:bCs/>
        </w:rPr>
        <w:t>single enterprise-wide delegation repository</w:t>
      </w:r>
      <w:r w:rsidRPr="00176F66">
        <w:t xml:space="preserve"> is needed</w:t>
      </w:r>
    </w:p>
    <w:p w14:paraId="01506623" w14:textId="77777777" w:rsidR="00176F66" w:rsidRPr="00176F66" w:rsidRDefault="00176F66" w:rsidP="005338D9">
      <w:pPr>
        <w:pStyle w:val="ListParagraph"/>
        <w:numPr>
          <w:ilvl w:val="0"/>
          <w:numId w:val="37"/>
        </w:numPr>
      </w:pPr>
      <w:r w:rsidRPr="00176F66">
        <w:t xml:space="preserve">It should: </w:t>
      </w:r>
    </w:p>
    <w:p w14:paraId="046B08A9" w14:textId="77777777" w:rsidR="00176F66" w:rsidRPr="00176F66" w:rsidRDefault="00176F66" w:rsidP="005338D9">
      <w:pPr>
        <w:pStyle w:val="ListParagraph"/>
        <w:numPr>
          <w:ilvl w:val="0"/>
          <w:numId w:val="37"/>
        </w:numPr>
      </w:pPr>
      <w:r w:rsidRPr="00176F66">
        <w:t>Capture all outsourced/delegated functions</w:t>
      </w:r>
    </w:p>
    <w:p w14:paraId="1937FADD" w14:textId="77777777" w:rsidR="00176F66" w:rsidRPr="00176F66" w:rsidRDefault="00176F66" w:rsidP="005338D9">
      <w:pPr>
        <w:pStyle w:val="ListParagraph"/>
        <w:numPr>
          <w:ilvl w:val="0"/>
          <w:numId w:val="37"/>
        </w:numPr>
      </w:pPr>
      <w:r w:rsidRPr="00176F66">
        <w:t>Integrate with functional systems</w:t>
      </w:r>
    </w:p>
    <w:p w14:paraId="139FA97E" w14:textId="77777777" w:rsidR="00176F66" w:rsidRPr="00176F66" w:rsidRDefault="00176F66" w:rsidP="005338D9">
      <w:pPr>
        <w:pStyle w:val="ListParagraph"/>
        <w:numPr>
          <w:ilvl w:val="0"/>
          <w:numId w:val="37"/>
        </w:numPr>
      </w:pPr>
      <w:r w:rsidRPr="00176F66">
        <w:t>Support compliance and reporting needs</w:t>
      </w:r>
    </w:p>
    <w:p w14:paraId="6F35F9A1" w14:textId="77777777" w:rsidR="00176F66" w:rsidRPr="00176F66" w:rsidRDefault="00176F66" w:rsidP="005338D9">
      <w:pPr>
        <w:pStyle w:val="ListParagraph"/>
        <w:numPr>
          <w:ilvl w:val="0"/>
          <w:numId w:val="37"/>
        </w:numPr>
      </w:pPr>
      <w:r w:rsidRPr="00176F66">
        <w:t xml:space="preserve">Acknowledgement: </w:t>
      </w:r>
    </w:p>
    <w:p w14:paraId="04B683FE" w14:textId="77777777" w:rsidR="00176F66" w:rsidRPr="00176F66" w:rsidRDefault="00176F66" w:rsidP="005338D9">
      <w:pPr>
        <w:pStyle w:val="ListParagraph"/>
        <w:numPr>
          <w:ilvl w:val="0"/>
          <w:numId w:val="37"/>
        </w:numPr>
      </w:pPr>
      <w:r w:rsidRPr="00176F66">
        <w:t xml:space="preserve">Current approach is </w:t>
      </w:r>
      <w:r w:rsidRPr="005338D9">
        <w:rPr>
          <w:b/>
          <w:bCs/>
        </w:rPr>
        <w:t>incremental (“baby steps”)</w:t>
      </w:r>
      <w:r w:rsidRPr="00176F66">
        <w:t>, not a full overhaul</w:t>
      </w:r>
    </w:p>
    <w:p w14:paraId="68F25F8B" w14:textId="04F90549" w:rsidR="00176F66" w:rsidRPr="00176F66" w:rsidRDefault="00176F66" w:rsidP="00D63B37">
      <w:pPr>
        <w:rPr>
          <w:b/>
          <w:bCs/>
        </w:rPr>
      </w:pPr>
      <w:r w:rsidRPr="00176F66">
        <w:rPr>
          <w:b/>
          <w:bCs/>
        </w:rPr>
        <w:t>Key Speakers &amp; Roles (based on transcript)</w:t>
      </w:r>
    </w:p>
    <w:p w14:paraId="35484125" w14:textId="7229F66E" w:rsidR="00176F66" w:rsidRPr="00176F66" w:rsidRDefault="00176F66" w:rsidP="005338D9">
      <w:pPr>
        <w:pStyle w:val="ListParagraph"/>
        <w:numPr>
          <w:ilvl w:val="0"/>
          <w:numId w:val="38"/>
        </w:numPr>
      </w:pPr>
      <w:r w:rsidRPr="005338D9">
        <w:rPr>
          <w:b/>
          <w:bCs/>
        </w:rPr>
        <w:t>Tina Morey</w:t>
      </w:r>
      <w:r w:rsidRPr="00176F66">
        <w:t xml:space="preserve"> – </w:t>
      </w:r>
      <w:r w:rsidR="00D325C9">
        <w:t>Delegations Business</w:t>
      </w:r>
      <w:r w:rsidRPr="00176F66">
        <w:t xml:space="preserve"> </w:t>
      </w:r>
      <w:r w:rsidR="00D325C9">
        <w:t>Owner</w:t>
      </w:r>
    </w:p>
    <w:p w14:paraId="2FF806A1" w14:textId="4D655673" w:rsidR="00176F66" w:rsidRPr="00176F66" w:rsidRDefault="00176F66" w:rsidP="005338D9">
      <w:pPr>
        <w:pStyle w:val="ListParagraph"/>
        <w:numPr>
          <w:ilvl w:val="0"/>
          <w:numId w:val="38"/>
        </w:numPr>
      </w:pPr>
      <w:r w:rsidRPr="005338D9">
        <w:rPr>
          <w:b/>
          <w:bCs/>
        </w:rPr>
        <w:t>Sarah Frank</w:t>
      </w:r>
      <w:r w:rsidRPr="00176F66">
        <w:t xml:space="preserve"> – Supporting </w:t>
      </w:r>
      <w:r w:rsidR="005338D9">
        <w:t>D360</w:t>
      </w:r>
      <w:r w:rsidRPr="00176F66">
        <w:t xml:space="preserve"> discussions</w:t>
      </w:r>
      <w:r w:rsidR="005338D9">
        <w:t>, D360 Project Manager</w:t>
      </w:r>
    </w:p>
    <w:p w14:paraId="59230E53" w14:textId="77777777" w:rsidR="00176F66" w:rsidRPr="00176F66" w:rsidRDefault="00176F66" w:rsidP="005338D9">
      <w:pPr>
        <w:pStyle w:val="ListParagraph"/>
        <w:numPr>
          <w:ilvl w:val="0"/>
          <w:numId w:val="38"/>
        </w:numPr>
      </w:pPr>
      <w:r w:rsidRPr="005338D9">
        <w:rPr>
          <w:b/>
          <w:bCs/>
        </w:rPr>
        <w:t>Jennifer Yerby</w:t>
      </w:r>
      <w:r w:rsidRPr="00176F66">
        <w:t xml:space="preserve"> – Claims oversight SME (deep process knowledge)</w:t>
      </w:r>
    </w:p>
    <w:p w14:paraId="30E97D11" w14:textId="77777777" w:rsidR="00176F66" w:rsidRPr="00176F66" w:rsidRDefault="00176F66" w:rsidP="005338D9">
      <w:pPr>
        <w:pStyle w:val="ListParagraph"/>
        <w:numPr>
          <w:ilvl w:val="0"/>
          <w:numId w:val="38"/>
        </w:numPr>
      </w:pPr>
      <w:r w:rsidRPr="005338D9">
        <w:rPr>
          <w:b/>
          <w:bCs/>
        </w:rPr>
        <w:t>Stacy Weaver</w:t>
      </w:r>
      <w:r w:rsidRPr="00176F66">
        <w:t xml:space="preserve"> – Oversight/operations perspective, raised concerns</w:t>
      </w:r>
    </w:p>
    <w:p w14:paraId="23BE1A3D" w14:textId="45F059F5" w:rsidR="00176F66" w:rsidRPr="005338D9" w:rsidRDefault="00176F66" w:rsidP="00D63B37">
      <w:r w:rsidRPr="00176F66">
        <w:rPr>
          <w:b/>
          <w:bCs/>
        </w:rPr>
        <w:t>Decisions (So Far)</w:t>
      </w:r>
    </w:p>
    <w:p w14:paraId="4F014A3C" w14:textId="77777777" w:rsidR="00176F66" w:rsidRPr="00176F66" w:rsidRDefault="00176F66" w:rsidP="00D325C9">
      <w:pPr>
        <w:pStyle w:val="ListParagraph"/>
        <w:numPr>
          <w:ilvl w:val="0"/>
          <w:numId w:val="39"/>
        </w:numPr>
      </w:pPr>
      <w:r w:rsidRPr="00176F66">
        <w:t xml:space="preserve">No formal decisions finalized, but: </w:t>
      </w:r>
    </w:p>
    <w:p w14:paraId="7F89C2D9" w14:textId="77777777" w:rsidR="00176F66" w:rsidRPr="00176F66" w:rsidRDefault="00176F66" w:rsidP="00D325C9">
      <w:pPr>
        <w:pStyle w:val="ListParagraph"/>
        <w:numPr>
          <w:ilvl w:val="0"/>
          <w:numId w:val="39"/>
        </w:numPr>
      </w:pPr>
      <w:r w:rsidRPr="00176F66">
        <w:t xml:space="preserve">Agreement that </w:t>
      </w:r>
      <w:r w:rsidRPr="00D325C9">
        <w:rPr>
          <w:b/>
          <w:bCs/>
        </w:rPr>
        <w:t>current state is fragmented and problematic</w:t>
      </w:r>
    </w:p>
    <w:p w14:paraId="630503FA" w14:textId="77777777" w:rsidR="00176F66" w:rsidRPr="00176F66" w:rsidRDefault="00176F66" w:rsidP="00D325C9">
      <w:pPr>
        <w:pStyle w:val="ListParagraph"/>
        <w:numPr>
          <w:ilvl w:val="0"/>
          <w:numId w:val="39"/>
        </w:numPr>
      </w:pPr>
      <w:r w:rsidRPr="00176F66">
        <w:t xml:space="preserve">Agreement that </w:t>
      </w:r>
      <w:proofErr w:type="gramStart"/>
      <w:r w:rsidRPr="00176F66">
        <w:t xml:space="preserve">a </w:t>
      </w:r>
      <w:r w:rsidRPr="00D325C9">
        <w:rPr>
          <w:b/>
          <w:bCs/>
        </w:rPr>
        <w:t>centralized</w:t>
      </w:r>
      <w:proofErr w:type="gramEnd"/>
      <w:r w:rsidRPr="00D325C9">
        <w:rPr>
          <w:b/>
          <w:bCs/>
        </w:rPr>
        <w:t xml:space="preserve"> DSOT capability is needed</w:t>
      </w:r>
    </w:p>
    <w:p w14:paraId="5276857B" w14:textId="77777777" w:rsidR="00176F66" w:rsidRPr="00176F66" w:rsidRDefault="00176F66" w:rsidP="00D325C9">
      <w:pPr>
        <w:pStyle w:val="ListParagraph"/>
        <w:numPr>
          <w:ilvl w:val="0"/>
          <w:numId w:val="39"/>
        </w:numPr>
      </w:pPr>
      <w:r w:rsidRPr="00176F66">
        <w:t xml:space="preserve">Alignment to proceed with </w:t>
      </w:r>
      <w:r w:rsidRPr="00D325C9">
        <w:rPr>
          <w:b/>
          <w:bCs/>
        </w:rPr>
        <w:t>phased / incremental approach</w:t>
      </w:r>
    </w:p>
    <w:p w14:paraId="27EB9C99" w14:textId="3BC817EB" w:rsidR="00176F66" w:rsidRPr="00176F66" w:rsidRDefault="00176F66" w:rsidP="00D63B37">
      <w:pPr>
        <w:rPr>
          <w:b/>
          <w:bCs/>
        </w:rPr>
      </w:pPr>
      <w:r w:rsidRPr="00176F66">
        <w:rPr>
          <w:b/>
          <w:bCs/>
        </w:rPr>
        <w:t>Open Questions / Risks</w:t>
      </w:r>
    </w:p>
    <w:p w14:paraId="14E3560D" w14:textId="2F995819" w:rsidR="00176F66" w:rsidRPr="00176F66" w:rsidRDefault="00176F66" w:rsidP="00D325C9">
      <w:pPr>
        <w:pStyle w:val="ListParagraph"/>
        <w:numPr>
          <w:ilvl w:val="0"/>
          <w:numId w:val="40"/>
        </w:numPr>
      </w:pPr>
      <w:r w:rsidRPr="00176F66">
        <w:t xml:space="preserve">Should </w:t>
      </w:r>
      <w:r w:rsidR="00D325C9">
        <w:t>D360</w:t>
      </w:r>
      <w:r w:rsidRPr="00176F66">
        <w:t xml:space="preserve">: </w:t>
      </w:r>
    </w:p>
    <w:p w14:paraId="7068FA99" w14:textId="77777777" w:rsidR="00176F66" w:rsidRPr="00176F66" w:rsidRDefault="00176F66" w:rsidP="00D325C9">
      <w:pPr>
        <w:pStyle w:val="ListParagraph"/>
        <w:numPr>
          <w:ilvl w:val="0"/>
          <w:numId w:val="40"/>
        </w:numPr>
      </w:pPr>
      <w:r w:rsidRPr="00176F66">
        <w:t>Replace Archer long-term vs. coexist?</w:t>
      </w:r>
    </w:p>
    <w:p w14:paraId="0662C389" w14:textId="77777777" w:rsidR="00176F66" w:rsidRPr="00176F66" w:rsidRDefault="00176F66" w:rsidP="00D325C9">
      <w:pPr>
        <w:pStyle w:val="ListParagraph"/>
        <w:numPr>
          <w:ilvl w:val="0"/>
          <w:numId w:val="40"/>
        </w:numPr>
      </w:pPr>
      <w:r w:rsidRPr="00176F66">
        <w:t xml:space="preserve">How will: </w:t>
      </w:r>
    </w:p>
    <w:p w14:paraId="15F40D4E" w14:textId="77777777" w:rsidR="00176F66" w:rsidRPr="00176F66" w:rsidRDefault="00176F66" w:rsidP="00D325C9">
      <w:pPr>
        <w:pStyle w:val="ListParagraph"/>
        <w:numPr>
          <w:ilvl w:val="0"/>
          <w:numId w:val="40"/>
        </w:numPr>
      </w:pPr>
      <w:r w:rsidRPr="00176F66">
        <w:t>Data ownership be defined across Network vs. Oversight?</w:t>
      </w:r>
    </w:p>
    <w:p w14:paraId="4EAF1518" w14:textId="77777777" w:rsidR="00176F66" w:rsidRPr="00176F66" w:rsidRDefault="00176F66" w:rsidP="00D325C9">
      <w:pPr>
        <w:pStyle w:val="ListParagraph"/>
        <w:numPr>
          <w:ilvl w:val="0"/>
          <w:numId w:val="40"/>
        </w:numPr>
      </w:pPr>
      <w:r w:rsidRPr="00176F66">
        <w:t>Data reconciliation be enforced?</w:t>
      </w:r>
    </w:p>
    <w:p w14:paraId="2DC9168E" w14:textId="77777777" w:rsidR="00176F66" w:rsidRPr="00176F66" w:rsidRDefault="00176F66" w:rsidP="00D325C9">
      <w:pPr>
        <w:pStyle w:val="ListParagraph"/>
        <w:numPr>
          <w:ilvl w:val="0"/>
          <w:numId w:val="40"/>
        </w:numPr>
      </w:pPr>
      <w:r w:rsidRPr="00176F66">
        <w:t xml:space="preserve">How to avoid: </w:t>
      </w:r>
    </w:p>
    <w:p w14:paraId="16732173" w14:textId="77777777" w:rsidR="00176F66" w:rsidRPr="00176F66" w:rsidRDefault="00176F66" w:rsidP="00D325C9">
      <w:pPr>
        <w:pStyle w:val="ListParagraph"/>
        <w:numPr>
          <w:ilvl w:val="0"/>
          <w:numId w:val="40"/>
        </w:numPr>
      </w:pPr>
      <w:r w:rsidRPr="00176F66">
        <w:t>Recreating another siloed system?</w:t>
      </w:r>
    </w:p>
    <w:p w14:paraId="59D706C7" w14:textId="77777777" w:rsidR="00176F66" w:rsidRPr="00176F66" w:rsidRDefault="00176F66" w:rsidP="00D325C9">
      <w:pPr>
        <w:pStyle w:val="ListParagraph"/>
        <w:numPr>
          <w:ilvl w:val="0"/>
          <w:numId w:val="40"/>
        </w:numPr>
      </w:pPr>
      <w:r w:rsidRPr="00176F66">
        <w:t xml:space="preserve">What is the </w:t>
      </w:r>
      <w:r w:rsidRPr="00D325C9">
        <w:rPr>
          <w:b/>
          <w:bCs/>
        </w:rPr>
        <w:t>authoritative data source</w:t>
      </w:r>
      <w:r w:rsidRPr="00176F66">
        <w:t xml:space="preserve"> per data element?</w:t>
      </w:r>
    </w:p>
    <w:p w14:paraId="292BDD81" w14:textId="77777777" w:rsidR="00176F66" w:rsidRPr="00176F66" w:rsidRDefault="00176F66" w:rsidP="00D63B37">
      <w:pPr>
        <w:rPr>
          <w:b/>
          <w:bCs/>
        </w:rPr>
      </w:pPr>
      <w:r w:rsidRPr="00176F66">
        <w:rPr>
          <w:rFonts w:ascii="Segoe UI Emoji" w:hAnsi="Segoe UI Emoji" w:cs="Segoe UI Emoji"/>
          <w:b/>
          <w:bCs/>
        </w:rPr>
        <w:t>✅</w:t>
      </w:r>
      <w:r w:rsidRPr="00176F66">
        <w:rPr>
          <w:b/>
          <w:bCs/>
        </w:rPr>
        <w:t xml:space="preserve"> 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9"/>
        <w:gridCol w:w="1384"/>
        <w:gridCol w:w="3041"/>
      </w:tblGrid>
      <w:tr w:rsidR="00176F66" w:rsidRPr="00176F66" w14:paraId="116AEE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DD7635" w14:textId="77777777" w:rsidR="00176F66" w:rsidRPr="00176F66" w:rsidRDefault="00176F66" w:rsidP="00D63B37">
            <w:pPr>
              <w:rPr>
                <w:b/>
                <w:bCs/>
              </w:rPr>
            </w:pPr>
            <w:r w:rsidRPr="00176F66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0C88A6" w14:textId="77777777" w:rsidR="00176F66" w:rsidRPr="00176F66" w:rsidRDefault="00176F66" w:rsidP="00D63B37">
            <w:pPr>
              <w:rPr>
                <w:b/>
                <w:bCs/>
              </w:rPr>
            </w:pPr>
            <w:r w:rsidRPr="00176F66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E32763" w14:textId="77777777" w:rsidR="00176F66" w:rsidRPr="00176F66" w:rsidRDefault="00176F66" w:rsidP="00D63B37">
            <w:pPr>
              <w:rPr>
                <w:b/>
                <w:bCs/>
              </w:rPr>
            </w:pPr>
            <w:r w:rsidRPr="00176F66">
              <w:rPr>
                <w:b/>
                <w:bCs/>
              </w:rPr>
              <w:t>Notes</w:t>
            </w:r>
          </w:p>
        </w:tc>
      </w:tr>
      <w:tr w:rsidR="00176F66" w:rsidRPr="00176F66" w14:paraId="0ED208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BA145" w14:textId="77777777" w:rsidR="00176F66" w:rsidRPr="00176F66" w:rsidRDefault="00176F66" w:rsidP="00D63B37">
            <w:r w:rsidRPr="00176F66">
              <w:t>Share examples of data inconsistencies across systems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A6BC84" w14:textId="77777777" w:rsidR="00176F66" w:rsidRPr="00176F66" w:rsidRDefault="00176F66" w:rsidP="00D63B37">
            <w:r w:rsidRPr="00176F66">
              <w:t>Jennifer Yerby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9AF5BB" w14:textId="77777777" w:rsidR="00176F66" w:rsidRPr="00176F66" w:rsidRDefault="00176F66" w:rsidP="00D63B37">
            <w:r w:rsidRPr="00176F66">
              <w:t>Prepared examples mentioned during meeting</w:t>
            </w:r>
          </w:p>
        </w:tc>
      </w:tr>
      <w:tr w:rsidR="00176F66" w:rsidRPr="00176F66" w14:paraId="03BCE2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A4F8AC" w14:textId="77777777" w:rsidR="00176F66" w:rsidRPr="00176F66" w:rsidRDefault="00176F66" w:rsidP="00D63B37">
            <w:r w:rsidRPr="00176F66">
              <w:lastRenderedPageBreak/>
              <w:t>Provide walkthrough/demo of Archer claims workflow and fields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4AE10" w14:textId="77777777" w:rsidR="00176F66" w:rsidRPr="00176F66" w:rsidRDefault="00176F66" w:rsidP="00D63B37">
            <w:r w:rsidRPr="00176F66">
              <w:t>Jennifer Yerby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F64B8C" w14:textId="77777777" w:rsidR="00176F66" w:rsidRPr="00176F66" w:rsidRDefault="00176F66" w:rsidP="00D63B37">
            <w:r w:rsidRPr="00176F66">
              <w:t>In progress during meeting</w:t>
            </w:r>
          </w:p>
        </w:tc>
      </w:tr>
      <w:tr w:rsidR="00176F66" w:rsidRPr="00176F66" w14:paraId="4644C9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37C173" w14:textId="77777777" w:rsidR="00176F66" w:rsidRPr="00176F66" w:rsidRDefault="00176F66" w:rsidP="00D63B37">
            <w:r w:rsidRPr="00176F66">
              <w:t>Share claims workflow documentation (end-to-end process)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04F967" w14:textId="77777777" w:rsidR="00176F66" w:rsidRPr="00176F66" w:rsidRDefault="00176F66" w:rsidP="00D63B37">
            <w:r w:rsidRPr="00176F66">
              <w:t>Jennifer Yerby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E0CDD2" w14:textId="77777777" w:rsidR="00176F66" w:rsidRPr="00176F66" w:rsidRDefault="00176F66" w:rsidP="00D63B37">
            <w:r w:rsidRPr="00176F66">
              <w:t>Requested by Tina</w:t>
            </w:r>
          </w:p>
        </w:tc>
      </w:tr>
      <w:tr w:rsidR="00176F66" w:rsidRPr="00176F66" w14:paraId="0C828C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E6C605" w14:textId="77777777" w:rsidR="00176F66" w:rsidRPr="00176F66" w:rsidRDefault="00176F66" w:rsidP="00D63B37">
            <w:r w:rsidRPr="00176F66">
              <w:t xml:space="preserve">Conduct follow-up discussion with Archer owners (Jeanie &amp; Stacy </w:t>
            </w:r>
            <w:proofErr w:type="spellStart"/>
            <w:r w:rsidRPr="00176F66">
              <w:t>Groland</w:t>
            </w:r>
            <w:proofErr w:type="spellEnd"/>
            <w:r w:rsidRPr="00176F66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47A5A0" w14:textId="77777777" w:rsidR="00176F66" w:rsidRPr="00176F66" w:rsidRDefault="00176F66" w:rsidP="00D63B37">
            <w:r w:rsidRPr="00176F66">
              <w:t>Tina / DSOT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9D5FA" w14:textId="77777777" w:rsidR="00176F66" w:rsidRPr="00176F66" w:rsidRDefault="00176F66" w:rsidP="00D63B37">
            <w:r w:rsidRPr="00176F66">
              <w:t>Separate session scheduled</w:t>
            </w:r>
          </w:p>
        </w:tc>
      </w:tr>
      <w:tr w:rsidR="00176F66" w:rsidRPr="00176F66" w14:paraId="4EBC05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4372FE" w14:textId="77777777" w:rsidR="00176F66" w:rsidRPr="00176F66" w:rsidRDefault="00176F66" w:rsidP="00D63B37">
            <w:r w:rsidRPr="00176F66">
              <w:t>Reconvene broader group after additional stakeholder discussions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9F2A74" w14:textId="77777777" w:rsidR="00176F66" w:rsidRPr="00176F66" w:rsidRDefault="00176F66" w:rsidP="00D63B37">
            <w:r w:rsidRPr="00176F66">
              <w:t>DSOT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2C761E" w14:textId="77777777" w:rsidR="00176F66" w:rsidRPr="00176F66" w:rsidRDefault="00176F66" w:rsidP="00D63B37">
            <w:r w:rsidRPr="00176F66">
              <w:t>Future session planned</w:t>
            </w:r>
          </w:p>
        </w:tc>
      </w:tr>
    </w:tbl>
    <w:p w14:paraId="1E29576E" w14:textId="2CFDA05E" w:rsidR="00176F66" w:rsidRPr="00176F66" w:rsidRDefault="00176F66" w:rsidP="00D63B37">
      <w:pPr>
        <w:rPr>
          <w:b/>
          <w:bCs/>
        </w:rPr>
      </w:pPr>
      <w:r w:rsidRPr="00176F66">
        <w:rPr>
          <w:b/>
          <w:bCs/>
        </w:rPr>
        <w:t xml:space="preserve">Key Takeaways (for </w:t>
      </w:r>
      <w:r w:rsidR="00D325C9">
        <w:rPr>
          <w:b/>
          <w:bCs/>
        </w:rPr>
        <w:t>upcoming D360</w:t>
      </w:r>
      <w:r w:rsidRPr="00176F66">
        <w:rPr>
          <w:b/>
          <w:bCs/>
        </w:rPr>
        <w:t xml:space="preserve"> work)</w:t>
      </w:r>
    </w:p>
    <w:p w14:paraId="330BE437" w14:textId="77777777" w:rsidR="00176F66" w:rsidRPr="00176F66" w:rsidRDefault="00176F66" w:rsidP="00D325C9">
      <w:pPr>
        <w:pStyle w:val="ListParagraph"/>
        <w:numPr>
          <w:ilvl w:val="0"/>
          <w:numId w:val="41"/>
        </w:numPr>
      </w:pPr>
      <w:r w:rsidRPr="00D325C9">
        <w:rPr>
          <w:b/>
          <w:bCs/>
        </w:rPr>
        <w:t xml:space="preserve">Critical insight </w:t>
      </w:r>
      <w:proofErr w:type="gramStart"/>
      <w:r w:rsidRPr="00D325C9">
        <w:rPr>
          <w:b/>
          <w:bCs/>
        </w:rPr>
        <w:t>for</w:t>
      </w:r>
      <w:proofErr w:type="gramEnd"/>
      <w:r w:rsidRPr="00D325C9">
        <w:rPr>
          <w:b/>
          <w:bCs/>
        </w:rPr>
        <w:t xml:space="preserve"> requirements:</w:t>
      </w:r>
      <w:r w:rsidRPr="00176F66">
        <w:t xml:space="preserve"> </w:t>
      </w:r>
    </w:p>
    <w:p w14:paraId="6A3ECFDE" w14:textId="77777777" w:rsidR="00176F66" w:rsidRPr="00176F66" w:rsidRDefault="00176F66" w:rsidP="00D325C9">
      <w:pPr>
        <w:pStyle w:val="ListParagraph"/>
        <w:numPr>
          <w:ilvl w:val="0"/>
          <w:numId w:val="41"/>
        </w:numPr>
      </w:pPr>
      <w:r w:rsidRPr="00176F66">
        <w:t xml:space="preserve">Archer is </w:t>
      </w:r>
      <w:r w:rsidRPr="00D325C9">
        <w:rPr>
          <w:b/>
          <w:bCs/>
        </w:rPr>
        <w:t>not a reliable operational source of truth</w:t>
      </w:r>
    </w:p>
    <w:p w14:paraId="06B97934" w14:textId="77777777" w:rsidR="00176F66" w:rsidRPr="00176F66" w:rsidRDefault="00176F66" w:rsidP="00D325C9">
      <w:pPr>
        <w:pStyle w:val="ListParagraph"/>
        <w:numPr>
          <w:ilvl w:val="0"/>
          <w:numId w:val="41"/>
        </w:numPr>
      </w:pPr>
      <w:r w:rsidRPr="00176F66">
        <w:t xml:space="preserve">Oversight teams rely on </w:t>
      </w:r>
      <w:r w:rsidRPr="00D325C9">
        <w:rPr>
          <w:b/>
          <w:bCs/>
        </w:rPr>
        <w:t>external work tools</w:t>
      </w:r>
    </w:p>
    <w:p w14:paraId="146B758B" w14:textId="77777777" w:rsidR="00176F66" w:rsidRPr="00176F66" w:rsidRDefault="00176F66" w:rsidP="00D325C9">
      <w:pPr>
        <w:pStyle w:val="ListParagraph"/>
        <w:numPr>
          <w:ilvl w:val="0"/>
          <w:numId w:val="41"/>
        </w:numPr>
      </w:pPr>
      <w:r w:rsidRPr="00D325C9">
        <w:rPr>
          <w:b/>
          <w:bCs/>
        </w:rPr>
        <w:t>Design implication for Appian / DSOT:</w:t>
      </w:r>
      <w:r w:rsidRPr="00176F66">
        <w:t xml:space="preserve"> </w:t>
      </w:r>
    </w:p>
    <w:p w14:paraId="79890B11" w14:textId="77777777" w:rsidR="00176F66" w:rsidRPr="00176F66" w:rsidRDefault="00176F66" w:rsidP="00D325C9">
      <w:pPr>
        <w:pStyle w:val="ListParagraph"/>
        <w:numPr>
          <w:ilvl w:val="0"/>
          <w:numId w:val="41"/>
        </w:numPr>
      </w:pPr>
      <w:r w:rsidRPr="00176F66">
        <w:t xml:space="preserve">Must support </w:t>
      </w:r>
      <w:r w:rsidRPr="00D325C9">
        <w:rPr>
          <w:b/>
          <w:bCs/>
        </w:rPr>
        <w:t>multi-source ingestion + reconciliation</w:t>
      </w:r>
    </w:p>
    <w:p w14:paraId="197A8683" w14:textId="77777777" w:rsidR="00176F66" w:rsidRPr="00176F66" w:rsidRDefault="00176F66" w:rsidP="00D325C9">
      <w:pPr>
        <w:pStyle w:val="ListParagraph"/>
        <w:numPr>
          <w:ilvl w:val="0"/>
          <w:numId w:val="41"/>
        </w:numPr>
      </w:pPr>
      <w:r w:rsidRPr="00176F66">
        <w:t xml:space="preserve">Should distinguish: </w:t>
      </w:r>
    </w:p>
    <w:p w14:paraId="0C870278" w14:textId="77777777" w:rsidR="00176F66" w:rsidRPr="00176F66" w:rsidRDefault="00176F66" w:rsidP="00D325C9">
      <w:pPr>
        <w:pStyle w:val="ListParagraph"/>
        <w:numPr>
          <w:ilvl w:val="0"/>
          <w:numId w:val="41"/>
        </w:numPr>
      </w:pPr>
      <w:r w:rsidRPr="00176F66">
        <w:t>Contract data (Network)</w:t>
      </w:r>
    </w:p>
    <w:p w14:paraId="327675E2" w14:textId="77777777" w:rsidR="00176F66" w:rsidRPr="00176F66" w:rsidRDefault="00176F66" w:rsidP="00D325C9">
      <w:pPr>
        <w:pStyle w:val="ListParagraph"/>
        <w:numPr>
          <w:ilvl w:val="0"/>
          <w:numId w:val="41"/>
        </w:numPr>
      </w:pPr>
      <w:r w:rsidRPr="00176F66">
        <w:t>Operational oversight data (Claims/UM/etc.)</w:t>
      </w:r>
    </w:p>
    <w:p w14:paraId="0595331A" w14:textId="77777777" w:rsidR="00176F66" w:rsidRPr="00176F66" w:rsidRDefault="00176F66" w:rsidP="00D325C9">
      <w:pPr>
        <w:pStyle w:val="ListParagraph"/>
        <w:numPr>
          <w:ilvl w:val="0"/>
          <w:numId w:val="41"/>
        </w:numPr>
      </w:pPr>
      <w:r w:rsidRPr="00D325C9">
        <w:rPr>
          <w:b/>
          <w:bCs/>
        </w:rPr>
        <w:t>Big risk to call out in requirements:</w:t>
      </w:r>
      <w:r w:rsidRPr="00176F66">
        <w:t xml:space="preserve"> </w:t>
      </w:r>
    </w:p>
    <w:p w14:paraId="05CAD51D" w14:textId="124E3079" w:rsidR="002C6A14" w:rsidRPr="00D325C9" w:rsidRDefault="00176F66" w:rsidP="00D325C9">
      <w:pPr>
        <w:pStyle w:val="ListParagraph"/>
        <w:numPr>
          <w:ilvl w:val="0"/>
          <w:numId w:val="41"/>
        </w:numPr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176F66">
        <w:t xml:space="preserve">Creating “another layer” without </w:t>
      </w:r>
      <w:r w:rsidRPr="00D325C9">
        <w:rPr>
          <w:b/>
          <w:bCs/>
        </w:rPr>
        <w:t>clear ownership + governance</w:t>
      </w:r>
      <w:r w:rsidRPr="00176F66">
        <w:t xml:space="preserve"> will fail (historical pattern)</w:t>
      </w:r>
    </w:p>
    <w:p w14:paraId="6EBE0C2E" w14:textId="77777777" w:rsidR="2C8FE816" w:rsidRDefault="2C8FE816" w:rsidP="2C8FE816">
      <w:pPr>
        <w:spacing w:after="0"/>
        <w:rPr>
          <w:rStyle w:val="Heading2Char"/>
        </w:rPr>
      </w:pPr>
    </w:p>
    <w:p w14:paraId="3C63EDD1" w14:textId="05B8C035" w:rsidR="006E6BE2" w:rsidRPr="006E6BE2" w:rsidRDefault="005D6EED" w:rsidP="006E6BE2">
      <w:pPr>
        <w:pStyle w:val="Heading1"/>
        <w:rPr>
          <w:rStyle w:val="Heading2Char"/>
        </w:rPr>
      </w:pPr>
      <w:bookmarkStart w:id="9" w:name="_Toc229386405"/>
      <w:bookmarkStart w:id="10" w:name="_Toc229999111"/>
      <w:r>
        <w:rPr>
          <w:rStyle w:val="Heading2Char"/>
        </w:rPr>
        <w:t>MVP Requirements</w:t>
      </w:r>
      <w:r w:rsidR="006E6BE2" w:rsidRPr="2C8FE816">
        <w:rPr>
          <w:rStyle w:val="Heading2Char"/>
        </w:rPr>
        <w:t xml:space="preserve"> Workshop – Session </w:t>
      </w:r>
      <w:r w:rsidR="006E6BE2">
        <w:rPr>
          <w:rStyle w:val="Heading2Char"/>
        </w:rPr>
        <w:t>2</w:t>
      </w:r>
      <w:r w:rsidR="006E6BE2" w:rsidRPr="2C8FE816">
        <w:rPr>
          <w:rStyle w:val="Heading2Char"/>
        </w:rPr>
        <w:t xml:space="preserve"> | </w:t>
      </w:r>
      <w:r w:rsidR="006E6BE2">
        <w:rPr>
          <w:rStyle w:val="Heading2Char"/>
        </w:rPr>
        <w:t>May 5</w:t>
      </w:r>
      <w:r w:rsidR="006E6BE2" w:rsidRPr="006E6BE2">
        <w:rPr>
          <w:rStyle w:val="Heading2Char"/>
          <w:vertAlign w:val="superscript"/>
        </w:rPr>
        <w:t>th</w:t>
      </w:r>
      <w:r w:rsidR="006E6BE2">
        <w:rPr>
          <w:rStyle w:val="Heading2Char"/>
        </w:rPr>
        <w:t>,</w:t>
      </w:r>
      <w:r w:rsidR="006E6BE2" w:rsidRPr="2C8FE816">
        <w:rPr>
          <w:rStyle w:val="Heading2Char"/>
        </w:rPr>
        <w:t xml:space="preserve"> 2026</w:t>
      </w:r>
      <w:bookmarkEnd w:id="9"/>
      <w:bookmarkEnd w:id="10"/>
    </w:p>
    <w:p w14:paraId="77D33B53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1. Core Objective </w:t>
      </w:r>
      <w:proofErr w:type="gramStart"/>
      <w:r w:rsidRPr="00E97F31">
        <w:rPr>
          <w:rFonts w:eastAsia="Times New Roman" w:cs="Segoe UI"/>
          <w:b/>
          <w:bCs/>
          <w:lang w:eastAsia="en-US"/>
        </w:rPr>
        <w:t>of</w:t>
      </w:r>
      <w:proofErr w:type="gramEnd"/>
      <w:r w:rsidRPr="00E97F31">
        <w:rPr>
          <w:rFonts w:eastAsia="Times New Roman" w:cs="Segoe UI"/>
          <w:b/>
          <w:bCs/>
          <w:lang w:eastAsia="en-US"/>
        </w:rPr>
        <w:t xml:space="preserve"> the Session</w:t>
      </w:r>
    </w:p>
    <w:p w14:paraId="7D97DC6E" w14:textId="77777777" w:rsidR="00E97F31" w:rsidRPr="00E97F31" w:rsidRDefault="00E97F31" w:rsidP="00B0525C">
      <w:pPr>
        <w:numPr>
          <w:ilvl w:val="0"/>
          <w:numId w:val="12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Begin structuring requirements for the Delegation Source of Truth (D360 / DSOT) application.</w:t>
      </w:r>
    </w:p>
    <w:p w14:paraId="45F05CC6" w14:textId="77777777" w:rsidR="00E97F31" w:rsidRPr="00E97F31" w:rsidRDefault="00E97F31" w:rsidP="00B0525C">
      <w:pPr>
        <w:numPr>
          <w:ilvl w:val="0"/>
          <w:numId w:val="12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Align on: </w:t>
      </w:r>
    </w:p>
    <w:p w14:paraId="3123F8AA" w14:textId="77777777" w:rsidR="00E97F31" w:rsidRPr="00E97F31" w:rsidRDefault="00E97F31" w:rsidP="00B0525C">
      <w:pPr>
        <w:numPr>
          <w:ilvl w:val="1"/>
          <w:numId w:val="12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MVP scope</w:t>
      </w:r>
    </w:p>
    <w:p w14:paraId="4C075857" w14:textId="77777777" w:rsidR="00E97F31" w:rsidRPr="00E97F31" w:rsidRDefault="00E97F31" w:rsidP="00B0525C">
      <w:pPr>
        <w:numPr>
          <w:ilvl w:val="1"/>
          <w:numId w:val="12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Required data attributes</w:t>
      </w:r>
    </w:p>
    <w:p w14:paraId="50D4DF7D" w14:textId="77777777" w:rsidR="00E97F31" w:rsidRPr="00E97F31" w:rsidRDefault="00E97F31" w:rsidP="00B0525C">
      <w:pPr>
        <w:numPr>
          <w:ilvl w:val="1"/>
          <w:numId w:val="12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System integrations</w:t>
      </w:r>
    </w:p>
    <w:p w14:paraId="118EAF1B" w14:textId="77777777" w:rsidR="00E97F31" w:rsidRPr="00E97F31" w:rsidRDefault="00E97F31" w:rsidP="00B0525C">
      <w:pPr>
        <w:numPr>
          <w:ilvl w:val="1"/>
          <w:numId w:val="12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User needs (especially Tina’s workflows)</w:t>
      </w:r>
    </w:p>
    <w:p w14:paraId="29E0597B" w14:textId="77777777" w:rsidR="00E97F31" w:rsidRPr="00E97F31" w:rsidRDefault="00E97F31" w:rsidP="00B0525C">
      <w:pPr>
        <w:numPr>
          <w:ilvl w:val="0"/>
          <w:numId w:val="12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lastRenderedPageBreak/>
        <w:t>Shift toward practical, usable solution design focused on immediate business pain points.</w:t>
      </w:r>
    </w:p>
    <w:p w14:paraId="1ED57FC7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2. Key Discussion Points</w:t>
      </w:r>
    </w:p>
    <w:p w14:paraId="7F93C2B1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A. Naming Alignment</w:t>
      </w:r>
    </w:p>
    <w:p w14:paraId="62A0F27D" w14:textId="77777777" w:rsidR="00E97F31" w:rsidRPr="00E97F31" w:rsidRDefault="00E97F31" w:rsidP="00B0525C">
      <w:pPr>
        <w:numPr>
          <w:ilvl w:val="0"/>
          <w:numId w:val="13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Team revisited application naming: </w:t>
      </w:r>
    </w:p>
    <w:p w14:paraId="53839EB8" w14:textId="77777777" w:rsidR="00E97F31" w:rsidRPr="00E97F31" w:rsidRDefault="00E97F31" w:rsidP="00B0525C">
      <w:pPr>
        <w:numPr>
          <w:ilvl w:val="1"/>
          <w:numId w:val="13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Delegation 360 (D360) vs Delegation Source of Truth (DSOT)</w:t>
      </w:r>
    </w:p>
    <w:p w14:paraId="7B6CD59A" w14:textId="77777777" w:rsidR="00E97F31" w:rsidRPr="00E97F31" w:rsidRDefault="00E97F31" w:rsidP="00B0525C">
      <w:pPr>
        <w:numPr>
          <w:ilvl w:val="0"/>
          <w:numId w:val="13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Conclusion: </w:t>
      </w:r>
    </w:p>
    <w:p w14:paraId="194B7034" w14:textId="77777777" w:rsidR="00E97F31" w:rsidRPr="00E97F31" w:rsidRDefault="00E97F31" w:rsidP="00B0525C">
      <w:pPr>
        <w:numPr>
          <w:ilvl w:val="1"/>
          <w:numId w:val="13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Use D360 (Delegation 360) as the official name</w:t>
      </w:r>
    </w:p>
    <w:p w14:paraId="7E1C4D15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B. Architecture &amp; System Context</w:t>
      </w:r>
    </w:p>
    <w:p w14:paraId="1EC628CD" w14:textId="77777777" w:rsidR="00E97F31" w:rsidRPr="00E97F31" w:rsidRDefault="00E97F31" w:rsidP="00B0525C">
      <w:pPr>
        <w:numPr>
          <w:ilvl w:val="0"/>
          <w:numId w:val="14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D360 will: </w:t>
      </w:r>
    </w:p>
    <w:p w14:paraId="3317F1DA" w14:textId="77777777" w:rsidR="00E97F31" w:rsidRPr="00E97F31" w:rsidRDefault="00E97F31" w:rsidP="00B0525C">
      <w:pPr>
        <w:numPr>
          <w:ilvl w:val="1"/>
          <w:numId w:val="14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Live within the CVS Appian platform instance</w:t>
      </w:r>
    </w:p>
    <w:p w14:paraId="38A60692" w14:textId="77777777" w:rsidR="00E97F31" w:rsidRPr="00E97F31" w:rsidRDefault="00E97F31" w:rsidP="00B0525C">
      <w:pPr>
        <w:numPr>
          <w:ilvl w:val="1"/>
          <w:numId w:val="14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Be a separate application from P360</w:t>
      </w:r>
    </w:p>
    <w:p w14:paraId="5456E8BA" w14:textId="77777777" w:rsidR="00E97F31" w:rsidRPr="00E97F31" w:rsidRDefault="00E97F31" w:rsidP="00B0525C">
      <w:pPr>
        <w:numPr>
          <w:ilvl w:val="0"/>
          <w:numId w:val="14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Multiple upstream systems provide data: </w:t>
      </w:r>
    </w:p>
    <w:p w14:paraId="252B11AC" w14:textId="77777777" w:rsidR="00E97F31" w:rsidRPr="00E97F31" w:rsidRDefault="00E97F31" w:rsidP="00B0525C">
      <w:pPr>
        <w:numPr>
          <w:ilvl w:val="1"/>
          <w:numId w:val="14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Archer (primary/common source)</w:t>
      </w:r>
    </w:p>
    <w:p w14:paraId="0051AEC2" w14:textId="77777777" w:rsidR="00E97F31" w:rsidRPr="00E97F31" w:rsidRDefault="00E97F31" w:rsidP="00B0525C">
      <w:pPr>
        <w:numPr>
          <w:ilvl w:val="1"/>
          <w:numId w:val="14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Other systems depending on delegate type (e.g., SCM, CTR, IBOR process)</w:t>
      </w:r>
    </w:p>
    <w:p w14:paraId="58A9EF97" w14:textId="77777777" w:rsidR="00E97F31" w:rsidRPr="00E97F31" w:rsidRDefault="00E97F31" w:rsidP="00B0525C">
      <w:pPr>
        <w:numPr>
          <w:ilvl w:val="0"/>
          <w:numId w:val="14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Key clarification: </w:t>
      </w:r>
    </w:p>
    <w:p w14:paraId="0A5946A8" w14:textId="77777777" w:rsidR="00E97F31" w:rsidRPr="00E97F31" w:rsidRDefault="00E97F31" w:rsidP="00B0525C">
      <w:pPr>
        <w:numPr>
          <w:ilvl w:val="1"/>
          <w:numId w:val="14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IBOR is a process, not a system storing usable data directly</w:t>
      </w:r>
    </w:p>
    <w:p w14:paraId="1DF851E2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C. MVP Scope Definition</w:t>
      </w:r>
    </w:p>
    <w:p w14:paraId="5A69FD14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Confirmed MVP scope:</w:t>
      </w:r>
    </w:p>
    <w:p w14:paraId="2F1EC806" w14:textId="77777777" w:rsidR="00E97F31" w:rsidRPr="00E97F31" w:rsidRDefault="00E97F31" w:rsidP="00B0525C">
      <w:pPr>
        <w:numPr>
          <w:ilvl w:val="0"/>
          <w:numId w:val="15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Focus only on: </w:t>
      </w:r>
    </w:p>
    <w:p w14:paraId="4AEC6D43" w14:textId="77777777" w:rsidR="00E97F31" w:rsidRPr="00E97F31" w:rsidRDefault="00E97F31" w:rsidP="00B0525C">
      <w:pPr>
        <w:numPr>
          <w:ilvl w:val="1"/>
          <w:numId w:val="15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Clinical delegations (UM + PHM)</w:t>
      </w:r>
    </w:p>
    <w:p w14:paraId="6B28906F" w14:textId="77777777" w:rsidR="00E97F31" w:rsidRPr="00E97F31" w:rsidRDefault="00E97F31" w:rsidP="00B0525C">
      <w:pPr>
        <w:numPr>
          <w:ilvl w:val="1"/>
          <w:numId w:val="15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Claims delegations</w:t>
      </w:r>
    </w:p>
    <w:p w14:paraId="0E39DE26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Out of scope (for now):</w:t>
      </w:r>
    </w:p>
    <w:p w14:paraId="5D0C19F7" w14:textId="77777777" w:rsidR="00E97F31" w:rsidRPr="00E97F31" w:rsidRDefault="00E97F31" w:rsidP="00B0525C">
      <w:pPr>
        <w:numPr>
          <w:ilvl w:val="0"/>
          <w:numId w:val="16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Other delegation types</w:t>
      </w:r>
    </w:p>
    <w:p w14:paraId="344D017B" w14:textId="77777777" w:rsidR="00E97F31" w:rsidRPr="00E97F31" w:rsidRDefault="00E97F31" w:rsidP="00B0525C">
      <w:pPr>
        <w:numPr>
          <w:ilvl w:val="0"/>
          <w:numId w:val="16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Advanced reporting and audit functionality (likely Phase 2)</w:t>
      </w:r>
    </w:p>
    <w:p w14:paraId="093EA2FB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D. User Types (MVP)</w:t>
      </w:r>
    </w:p>
    <w:p w14:paraId="42FF1BC0" w14:textId="77777777" w:rsidR="00E97F31" w:rsidRPr="00E97F31" w:rsidRDefault="00E97F31" w:rsidP="00B0525C">
      <w:pPr>
        <w:numPr>
          <w:ilvl w:val="0"/>
          <w:numId w:val="17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Super User </w:t>
      </w:r>
    </w:p>
    <w:p w14:paraId="4FD860CD" w14:textId="77777777" w:rsidR="00E97F31" w:rsidRPr="00E97F31" w:rsidRDefault="00E97F31" w:rsidP="00B0525C">
      <w:pPr>
        <w:numPr>
          <w:ilvl w:val="1"/>
          <w:numId w:val="17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Full read/write access</w:t>
      </w:r>
    </w:p>
    <w:p w14:paraId="3B068053" w14:textId="77777777" w:rsidR="00E97F31" w:rsidRPr="00E97F31" w:rsidRDefault="00E97F31" w:rsidP="00B0525C">
      <w:pPr>
        <w:numPr>
          <w:ilvl w:val="0"/>
          <w:numId w:val="17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Standard User </w:t>
      </w:r>
    </w:p>
    <w:p w14:paraId="0375C08E" w14:textId="77777777" w:rsidR="00E97F31" w:rsidRPr="00E97F31" w:rsidRDefault="00E97F31" w:rsidP="00B0525C">
      <w:pPr>
        <w:numPr>
          <w:ilvl w:val="1"/>
          <w:numId w:val="17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Read-only access</w:t>
      </w:r>
    </w:p>
    <w:p w14:paraId="5768B73D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E. Product Vision Clarification</w:t>
      </w:r>
    </w:p>
    <w:p w14:paraId="674A8D14" w14:textId="77777777" w:rsidR="00E97F31" w:rsidRPr="00E97F31" w:rsidRDefault="00E97F31" w:rsidP="00B0525C">
      <w:pPr>
        <w:numPr>
          <w:ilvl w:val="0"/>
          <w:numId w:val="18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Core purpose: </w:t>
      </w:r>
    </w:p>
    <w:p w14:paraId="32132404" w14:textId="77777777" w:rsidR="00E97F31" w:rsidRPr="00E97F31" w:rsidRDefault="00E97F31" w:rsidP="00B0525C">
      <w:pPr>
        <w:numPr>
          <w:ilvl w:val="1"/>
          <w:numId w:val="18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A centralized application to capture and report provider/vendor delegation attributes</w:t>
      </w:r>
    </w:p>
    <w:p w14:paraId="23596893" w14:textId="77777777" w:rsidR="00E97F31" w:rsidRPr="00E97F31" w:rsidRDefault="00E97F31" w:rsidP="00B0525C">
      <w:pPr>
        <w:numPr>
          <w:ilvl w:val="0"/>
          <w:numId w:val="18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Important distinction: </w:t>
      </w:r>
    </w:p>
    <w:p w14:paraId="380D8EF1" w14:textId="77777777" w:rsidR="00E97F31" w:rsidRPr="00E97F31" w:rsidRDefault="00E97F31" w:rsidP="00B0525C">
      <w:pPr>
        <w:numPr>
          <w:ilvl w:val="1"/>
          <w:numId w:val="18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Product vision vs MVP scope </w:t>
      </w:r>
    </w:p>
    <w:p w14:paraId="7B318E96" w14:textId="77777777" w:rsidR="00E97F31" w:rsidRPr="00E97F31" w:rsidRDefault="00E97F31" w:rsidP="00B0525C">
      <w:pPr>
        <w:numPr>
          <w:ilvl w:val="2"/>
          <w:numId w:val="18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Product vision = long-term capability</w:t>
      </w:r>
    </w:p>
    <w:p w14:paraId="373804EE" w14:textId="77777777" w:rsidR="00E97F31" w:rsidRPr="00E97F31" w:rsidRDefault="00E97F31" w:rsidP="00B0525C">
      <w:pPr>
        <w:numPr>
          <w:ilvl w:val="2"/>
          <w:numId w:val="18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lastRenderedPageBreak/>
        <w:t>MVP = limited to clinical + claims for now</w:t>
      </w:r>
    </w:p>
    <w:p w14:paraId="7B2202C9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F. Core MVP Functional Capabilities</w:t>
      </w:r>
    </w:p>
    <w:p w14:paraId="62D1E189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Four key capability pillars were defined:</w:t>
      </w:r>
    </w:p>
    <w:p w14:paraId="28C6432D" w14:textId="77777777" w:rsidR="00E97F31" w:rsidRPr="00E97F31" w:rsidRDefault="00E97F31" w:rsidP="00B0525C">
      <w:pPr>
        <w:numPr>
          <w:ilvl w:val="0"/>
          <w:numId w:val="19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Display key delegation attributes</w:t>
      </w:r>
    </w:p>
    <w:p w14:paraId="590BD93B" w14:textId="77777777" w:rsidR="00E97F31" w:rsidRPr="00E97F31" w:rsidRDefault="00E97F31" w:rsidP="00B0525C">
      <w:pPr>
        <w:numPr>
          <w:ilvl w:val="0"/>
          <w:numId w:val="19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Robust filtering capabilities by determined hierarchy &amp; sequence</w:t>
      </w:r>
    </w:p>
    <w:p w14:paraId="36999C01" w14:textId="77777777" w:rsidR="00E97F31" w:rsidRPr="00E97F31" w:rsidRDefault="00E97F31" w:rsidP="00B0525C">
      <w:pPr>
        <w:numPr>
          <w:ilvl w:val="0"/>
          <w:numId w:val="19"/>
        </w:numPr>
        <w:spacing w:after="0"/>
        <w:rPr>
          <w:rFonts w:eastAsia="Times New Roman" w:cs="Segoe UI"/>
          <w:b/>
          <w:bCs/>
          <w:i/>
          <w:iCs/>
          <w:lang w:eastAsia="en-US"/>
        </w:rPr>
      </w:pPr>
      <w:r w:rsidRPr="00E97F31">
        <w:rPr>
          <w:rFonts w:eastAsia="Times New Roman" w:cs="Segoe UI"/>
          <w:b/>
          <w:bCs/>
          <w:i/>
          <w:iCs/>
          <w:lang w:eastAsia="en-US"/>
        </w:rPr>
        <w:t>Display process/progress indicators (still being clarified)</w:t>
      </w:r>
    </w:p>
    <w:p w14:paraId="3E029799" w14:textId="77777777" w:rsidR="00E97F31" w:rsidRPr="00E97F31" w:rsidRDefault="00E97F31" w:rsidP="00B0525C">
      <w:pPr>
        <w:numPr>
          <w:ilvl w:val="0"/>
          <w:numId w:val="19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Role-based access (read vs edit)</w:t>
      </w:r>
    </w:p>
    <w:p w14:paraId="047E9C22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G. Data Model &amp; Attribute Challenges</w:t>
      </w:r>
    </w:p>
    <w:p w14:paraId="083865C6" w14:textId="77777777" w:rsidR="00E97F31" w:rsidRPr="00E97F31" w:rsidRDefault="00E97F31" w:rsidP="00B0525C">
      <w:pPr>
        <w:numPr>
          <w:ilvl w:val="0"/>
          <w:numId w:val="20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Extensive discussion on: </w:t>
      </w:r>
    </w:p>
    <w:p w14:paraId="76A510DA" w14:textId="77777777" w:rsidR="00E97F31" w:rsidRPr="00E97F31" w:rsidRDefault="00E97F31" w:rsidP="00B0525C">
      <w:pPr>
        <w:numPr>
          <w:ilvl w:val="1"/>
          <w:numId w:val="20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What qualifies as a “core attribute”</w:t>
      </w:r>
    </w:p>
    <w:p w14:paraId="358476AE" w14:textId="77777777" w:rsidR="00E97F31" w:rsidRPr="00E97F31" w:rsidRDefault="00E97F31" w:rsidP="00B0525C">
      <w:pPr>
        <w:numPr>
          <w:ilvl w:val="1"/>
          <w:numId w:val="20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Whether attributes are: </w:t>
      </w:r>
    </w:p>
    <w:p w14:paraId="35C9B1E0" w14:textId="77777777" w:rsidR="00E97F31" w:rsidRPr="00E97F31" w:rsidRDefault="00E97F31" w:rsidP="00B0525C">
      <w:pPr>
        <w:numPr>
          <w:ilvl w:val="2"/>
          <w:numId w:val="20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Static vs Dynamic (conclusion: most can change)</w:t>
      </w:r>
    </w:p>
    <w:p w14:paraId="15B9AEDA" w14:textId="77777777" w:rsidR="00E97F31" w:rsidRPr="00E97F31" w:rsidRDefault="00E97F31" w:rsidP="00B0525C">
      <w:pPr>
        <w:numPr>
          <w:ilvl w:val="0"/>
          <w:numId w:val="20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Priority clarified: </w:t>
      </w:r>
    </w:p>
    <w:p w14:paraId="0F7597D2" w14:textId="77777777" w:rsidR="00E97F31" w:rsidRPr="00E97F31" w:rsidRDefault="00E97F31" w:rsidP="00B0525C">
      <w:pPr>
        <w:numPr>
          <w:ilvl w:val="1"/>
          <w:numId w:val="20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Focus on what users need to see quickly with minimal clicks</w:t>
      </w:r>
    </w:p>
    <w:p w14:paraId="2D4E16BA" w14:textId="77777777" w:rsidR="00E97F31" w:rsidRPr="00E97F31" w:rsidRDefault="00E97F31" w:rsidP="00B0525C">
      <w:pPr>
        <w:numPr>
          <w:ilvl w:val="1"/>
          <w:numId w:val="20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Avoid overcomplicating attribute categorization early</w:t>
      </w:r>
    </w:p>
    <w:p w14:paraId="27CAA355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H. Real User Pain Points (Critical Insight)</w:t>
      </w:r>
    </w:p>
    <w:p w14:paraId="23E8AB7A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Tina’s workflow today:</w:t>
      </w:r>
    </w:p>
    <w:p w14:paraId="3007389E" w14:textId="77777777" w:rsidR="00E97F31" w:rsidRPr="00E97F31" w:rsidRDefault="00E97F31" w:rsidP="00B0525C">
      <w:pPr>
        <w:numPr>
          <w:ilvl w:val="0"/>
          <w:numId w:val="21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Does NOT have direct system access</w:t>
      </w:r>
    </w:p>
    <w:p w14:paraId="2013E250" w14:textId="77777777" w:rsidR="00E97F31" w:rsidRPr="00E97F31" w:rsidRDefault="00E97F31" w:rsidP="00B0525C">
      <w:pPr>
        <w:numPr>
          <w:ilvl w:val="0"/>
          <w:numId w:val="21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Currently: </w:t>
      </w:r>
    </w:p>
    <w:p w14:paraId="35DDD388" w14:textId="77777777" w:rsidR="00E97F31" w:rsidRPr="00E97F31" w:rsidRDefault="00E97F31" w:rsidP="00B0525C">
      <w:pPr>
        <w:numPr>
          <w:ilvl w:val="1"/>
          <w:numId w:val="21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Request data from multiple teams</w:t>
      </w:r>
    </w:p>
    <w:p w14:paraId="1A08D24A" w14:textId="77777777" w:rsidR="00E97F31" w:rsidRPr="00E97F31" w:rsidRDefault="00E97F31" w:rsidP="00B0525C">
      <w:pPr>
        <w:numPr>
          <w:ilvl w:val="1"/>
          <w:numId w:val="21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Manually </w:t>
      </w:r>
      <w:proofErr w:type="gramStart"/>
      <w:r w:rsidRPr="00E97F31">
        <w:rPr>
          <w:rFonts w:eastAsia="Times New Roman" w:cs="Segoe UI"/>
          <w:b/>
          <w:bCs/>
          <w:lang w:eastAsia="en-US"/>
        </w:rPr>
        <w:t>compile</w:t>
      </w:r>
      <w:proofErr w:type="gramEnd"/>
      <w:r w:rsidRPr="00E97F31">
        <w:rPr>
          <w:rFonts w:eastAsia="Times New Roman" w:cs="Segoe UI"/>
          <w:b/>
          <w:bCs/>
          <w:lang w:eastAsia="en-US"/>
        </w:rPr>
        <w:t xml:space="preserve"> into Excel trackers</w:t>
      </w:r>
    </w:p>
    <w:p w14:paraId="5F78181A" w14:textId="77777777" w:rsidR="00E97F31" w:rsidRPr="00E97F31" w:rsidRDefault="00E97F31" w:rsidP="00B0525C">
      <w:pPr>
        <w:numPr>
          <w:ilvl w:val="0"/>
          <w:numId w:val="21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Key pain points: </w:t>
      </w:r>
    </w:p>
    <w:p w14:paraId="1D4198A1" w14:textId="77777777" w:rsidR="00E97F31" w:rsidRPr="00E97F31" w:rsidRDefault="00E97F31" w:rsidP="00B0525C">
      <w:pPr>
        <w:numPr>
          <w:ilvl w:val="1"/>
          <w:numId w:val="21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No centralized view of delegates</w:t>
      </w:r>
    </w:p>
    <w:p w14:paraId="788923A3" w14:textId="77777777" w:rsidR="00E97F31" w:rsidRPr="00E97F31" w:rsidRDefault="00E97F31" w:rsidP="00B0525C">
      <w:pPr>
        <w:numPr>
          <w:ilvl w:val="1"/>
          <w:numId w:val="21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No ability to quickly: </w:t>
      </w:r>
    </w:p>
    <w:p w14:paraId="40292B89" w14:textId="77777777" w:rsidR="00E97F31" w:rsidRPr="00E97F31" w:rsidRDefault="00E97F31" w:rsidP="00B0525C">
      <w:pPr>
        <w:numPr>
          <w:ilvl w:val="2"/>
          <w:numId w:val="21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Identify delegates by criteria</w:t>
      </w:r>
    </w:p>
    <w:p w14:paraId="06780269" w14:textId="77777777" w:rsidR="00E97F31" w:rsidRPr="00E97F31" w:rsidRDefault="00E97F31" w:rsidP="00B0525C">
      <w:pPr>
        <w:numPr>
          <w:ilvl w:val="2"/>
          <w:numId w:val="21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Track outreach/compliance requests</w:t>
      </w:r>
    </w:p>
    <w:p w14:paraId="45012F3D" w14:textId="77777777" w:rsidR="00E97F31" w:rsidRPr="00E97F31" w:rsidRDefault="00E97F31" w:rsidP="00B0525C">
      <w:pPr>
        <w:numPr>
          <w:ilvl w:val="2"/>
          <w:numId w:val="21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Answer leadership questions (e.g., “who is delegated for what?”)</w:t>
      </w:r>
    </w:p>
    <w:p w14:paraId="597E20BC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Key takeaway:</w:t>
      </w:r>
    </w:p>
    <w:p w14:paraId="56BAA383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ascii="Segoe UI Emoji" w:eastAsia="Times New Roman" w:hAnsi="Segoe UI Emoji" w:cs="Segoe UI Emoji"/>
          <w:b/>
          <w:bCs/>
          <w:lang w:eastAsia="en-US"/>
        </w:rPr>
        <w:t>➡️</w:t>
      </w:r>
      <w:r w:rsidRPr="00E97F31">
        <w:rPr>
          <w:rFonts w:eastAsia="Times New Roman" w:cs="Segoe UI"/>
          <w:b/>
          <w:bCs/>
          <w:lang w:eastAsia="en-US"/>
        </w:rPr>
        <w:t xml:space="preserve"> The MVP should prioritize visibility and accessibility of delegation data, not complex workflows.</w:t>
      </w:r>
    </w:p>
    <w:p w14:paraId="511FC2EA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I. Source System Reality</w:t>
      </w:r>
    </w:p>
    <w:p w14:paraId="4A855B2E" w14:textId="77777777" w:rsidR="00E97F31" w:rsidRPr="00E97F31" w:rsidRDefault="00E97F31" w:rsidP="00B0525C">
      <w:pPr>
        <w:numPr>
          <w:ilvl w:val="0"/>
          <w:numId w:val="22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Archer is the only common system across all delegates, BUT: </w:t>
      </w:r>
    </w:p>
    <w:p w14:paraId="7907DB2F" w14:textId="77777777" w:rsidR="00E97F31" w:rsidRPr="00E97F31" w:rsidRDefault="00E97F31" w:rsidP="00B0525C">
      <w:pPr>
        <w:numPr>
          <w:ilvl w:val="1"/>
          <w:numId w:val="22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It is: </w:t>
      </w:r>
    </w:p>
    <w:p w14:paraId="3D70945C" w14:textId="77777777" w:rsidR="00E97F31" w:rsidRPr="00E97F31" w:rsidRDefault="00E97F31" w:rsidP="00B0525C">
      <w:pPr>
        <w:numPr>
          <w:ilvl w:val="2"/>
          <w:numId w:val="22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Not authoritative</w:t>
      </w:r>
    </w:p>
    <w:p w14:paraId="22F851AF" w14:textId="77777777" w:rsidR="00E97F31" w:rsidRPr="00E97F31" w:rsidRDefault="00E97F31" w:rsidP="00B0525C">
      <w:pPr>
        <w:numPr>
          <w:ilvl w:val="2"/>
          <w:numId w:val="22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Not validated</w:t>
      </w:r>
    </w:p>
    <w:p w14:paraId="2B626C42" w14:textId="77777777" w:rsidR="00E97F31" w:rsidRPr="00E97F31" w:rsidRDefault="00E97F31" w:rsidP="00B0525C">
      <w:pPr>
        <w:numPr>
          <w:ilvl w:val="2"/>
          <w:numId w:val="22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Not consistently updated</w:t>
      </w:r>
    </w:p>
    <w:p w14:paraId="79DFF6F7" w14:textId="77777777" w:rsidR="00E97F31" w:rsidRPr="00E97F31" w:rsidRDefault="00E97F31" w:rsidP="00B0525C">
      <w:pPr>
        <w:numPr>
          <w:ilvl w:val="0"/>
          <w:numId w:val="22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Other systems: </w:t>
      </w:r>
    </w:p>
    <w:p w14:paraId="20125D84" w14:textId="77777777" w:rsidR="00E97F31" w:rsidRPr="00E97F31" w:rsidRDefault="00E97F31" w:rsidP="00B0525C">
      <w:pPr>
        <w:numPr>
          <w:ilvl w:val="1"/>
          <w:numId w:val="22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Contain partial data (based on delegate type)</w:t>
      </w:r>
    </w:p>
    <w:p w14:paraId="7B9A471F" w14:textId="77777777" w:rsidR="00E97F31" w:rsidRPr="00E97F31" w:rsidRDefault="00E97F31" w:rsidP="00B0525C">
      <w:pPr>
        <w:numPr>
          <w:ilvl w:val="0"/>
          <w:numId w:val="22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lastRenderedPageBreak/>
        <w:t xml:space="preserve">Conclusion: </w:t>
      </w:r>
    </w:p>
    <w:p w14:paraId="68A77CFA" w14:textId="77777777" w:rsidR="00E97F31" w:rsidRPr="00E97F31" w:rsidRDefault="00E97F31" w:rsidP="00B0525C">
      <w:pPr>
        <w:numPr>
          <w:ilvl w:val="1"/>
          <w:numId w:val="22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No single system can act as the source of truth → necessitates D360</w:t>
      </w:r>
    </w:p>
    <w:p w14:paraId="7C726174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J. Integration Complexity</w:t>
      </w:r>
    </w:p>
    <w:p w14:paraId="4B1188CA" w14:textId="77777777" w:rsidR="00E97F31" w:rsidRPr="00E97F31" w:rsidRDefault="00E97F31" w:rsidP="00B0525C">
      <w:pPr>
        <w:numPr>
          <w:ilvl w:val="0"/>
          <w:numId w:val="23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Biggest risk and constraint: </w:t>
      </w:r>
    </w:p>
    <w:p w14:paraId="7AB98BB7" w14:textId="77777777" w:rsidR="00E97F31" w:rsidRPr="00E97F31" w:rsidRDefault="00E97F31" w:rsidP="00B0525C">
      <w:pPr>
        <w:numPr>
          <w:ilvl w:val="1"/>
          <w:numId w:val="23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Data integration across multiple systems</w:t>
      </w:r>
    </w:p>
    <w:p w14:paraId="3B31DF9F" w14:textId="77777777" w:rsidR="00E97F31" w:rsidRPr="00E97F31" w:rsidRDefault="00E97F31" w:rsidP="00B0525C">
      <w:pPr>
        <w:numPr>
          <w:ilvl w:val="0"/>
          <w:numId w:val="23"/>
        </w:numPr>
        <w:spacing w:after="0"/>
        <w:rPr>
          <w:rFonts w:eastAsia="Times New Roman" w:cs="Segoe UI"/>
          <w:b/>
          <w:bCs/>
          <w:lang w:eastAsia="en-US"/>
        </w:rPr>
      </w:pPr>
      <w:proofErr w:type="gramStart"/>
      <w:r w:rsidRPr="00E97F31">
        <w:rPr>
          <w:rFonts w:eastAsia="Times New Roman" w:cs="Segoe UI"/>
          <w:b/>
          <w:bCs/>
          <w:lang w:eastAsia="en-US"/>
        </w:rPr>
        <w:t>Unknowns</w:t>
      </w:r>
      <w:proofErr w:type="gramEnd"/>
      <w:r w:rsidRPr="00E97F31">
        <w:rPr>
          <w:rFonts w:eastAsia="Times New Roman" w:cs="Segoe UI"/>
          <w:b/>
          <w:bCs/>
          <w:lang w:eastAsia="en-US"/>
        </w:rPr>
        <w:t xml:space="preserve">: </w:t>
      </w:r>
    </w:p>
    <w:p w14:paraId="035C9F39" w14:textId="77777777" w:rsidR="00E97F31" w:rsidRPr="00E97F31" w:rsidRDefault="00E97F31" w:rsidP="00B0525C">
      <w:pPr>
        <w:numPr>
          <w:ilvl w:val="1"/>
          <w:numId w:val="23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Where data resides in each system</w:t>
      </w:r>
    </w:p>
    <w:p w14:paraId="1354F3A0" w14:textId="77777777" w:rsidR="00E97F31" w:rsidRPr="00E97F31" w:rsidRDefault="00E97F31" w:rsidP="00B0525C">
      <w:pPr>
        <w:numPr>
          <w:ilvl w:val="1"/>
          <w:numId w:val="23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How to extract/connect to it</w:t>
      </w:r>
    </w:p>
    <w:p w14:paraId="3D12F128" w14:textId="77777777" w:rsidR="00E97F31" w:rsidRPr="00E97F31" w:rsidRDefault="00E97F31" w:rsidP="00B0525C">
      <w:pPr>
        <w:numPr>
          <w:ilvl w:val="0"/>
          <w:numId w:val="23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Constraint: </w:t>
      </w:r>
    </w:p>
    <w:p w14:paraId="1ABA4F92" w14:textId="77777777" w:rsidR="00E97F31" w:rsidRPr="00E97F31" w:rsidRDefault="00E97F31" w:rsidP="00B0525C">
      <w:pPr>
        <w:numPr>
          <w:ilvl w:val="1"/>
          <w:numId w:val="23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Timeline cannot be defined until this is understood</w:t>
      </w:r>
    </w:p>
    <w:p w14:paraId="788B44D0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K. MVP Strategy Alignment</w:t>
      </w:r>
    </w:p>
    <w:p w14:paraId="11DBE949" w14:textId="77777777" w:rsidR="00E97F31" w:rsidRPr="00E97F31" w:rsidRDefault="00E97F31" w:rsidP="00B0525C">
      <w:pPr>
        <w:numPr>
          <w:ilvl w:val="0"/>
          <w:numId w:val="24"/>
        </w:numPr>
        <w:tabs>
          <w:tab w:val="clear" w:pos="720"/>
          <w:tab w:val="num" w:pos="144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Agreement to: </w:t>
      </w:r>
    </w:p>
    <w:p w14:paraId="3C91439A" w14:textId="77777777" w:rsidR="00E97F31" w:rsidRPr="00E97F31" w:rsidRDefault="00E97F31" w:rsidP="00B0525C">
      <w:pPr>
        <w:numPr>
          <w:ilvl w:val="1"/>
          <w:numId w:val="24"/>
        </w:numPr>
        <w:tabs>
          <w:tab w:val="clear" w:pos="1440"/>
          <w:tab w:val="num" w:pos="216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Keep MVP simple and focused</w:t>
      </w:r>
    </w:p>
    <w:p w14:paraId="2BDB399F" w14:textId="77777777" w:rsidR="00E97F31" w:rsidRPr="00E97F31" w:rsidRDefault="00E97F31" w:rsidP="00B0525C">
      <w:pPr>
        <w:numPr>
          <w:ilvl w:val="1"/>
          <w:numId w:val="24"/>
        </w:numPr>
        <w:tabs>
          <w:tab w:val="clear" w:pos="1440"/>
          <w:tab w:val="num" w:pos="216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Prioritize: </w:t>
      </w:r>
    </w:p>
    <w:p w14:paraId="143E57F7" w14:textId="77777777" w:rsidR="00E97F31" w:rsidRPr="00E97F31" w:rsidRDefault="00E97F31" w:rsidP="00B0525C">
      <w:pPr>
        <w:numPr>
          <w:ilvl w:val="2"/>
          <w:numId w:val="24"/>
        </w:numPr>
        <w:tabs>
          <w:tab w:val="clear" w:pos="2160"/>
          <w:tab w:val="num" w:pos="288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Inquiry/view capability first</w:t>
      </w:r>
    </w:p>
    <w:p w14:paraId="36C151FB" w14:textId="77777777" w:rsidR="00E97F31" w:rsidRPr="00E97F31" w:rsidRDefault="00E97F31" w:rsidP="00B0525C">
      <w:pPr>
        <w:numPr>
          <w:ilvl w:val="2"/>
          <w:numId w:val="24"/>
        </w:numPr>
        <w:tabs>
          <w:tab w:val="clear" w:pos="2160"/>
          <w:tab w:val="num" w:pos="288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UI simplicity</w:t>
      </w:r>
    </w:p>
    <w:p w14:paraId="3172ED51" w14:textId="77777777" w:rsidR="00E97F31" w:rsidRPr="00E97F31" w:rsidRDefault="00E97F31" w:rsidP="00B0525C">
      <w:pPr>
        <w:numPr>
          <w:ilvl w:val="0"/>
          <w:numId w:val="24"/>
        </w:numPr>
        <w:tabs>
          <w:tab w:val="clear" w:pos="720"/>
          <w:tab w:val="num" w:pos="144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Advanced features (e.g., audit support, deeper workflows) → Phase 2</w:t>
      </w:r>
    </w:p>
    <w:p w14:paraId="2106FBD1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L. UX Strategy</w:t>
      </w:r>
    </w:p>
    <w:p w14:paraId="23F74E07" w14:textId="77777777" w:rsidR="00E97F31" w:rsidRPr="00E97F31" w:rsidRDefault="00E97F31" w:rsidP="00B0525C">
      <w:pPr>
        <w:numPr>
          <w:ilvl w:val="0"/>
          <w:numId w:val="25"/>
        </w:numPr>
        <w:tabs>
          <w:tab w:val="clear" w:pos="720"/>
          <w:tab w:val="num" w:pos="144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Plan to: </w:t>
      </w:r>
    </w:p>
    <w:p w14:paraId="617938DC" w14:textId="77777777" w:rsidR="00E97F31" w:rsidRPr="00E97F31" w:rsidRDefault="00E97F31" w:rsidP="00B0525C">
      <w:pPr>
        <w:numPr>
          <w:ilvl w:val="1"/>
          <w:numId w:val="25"/>
        </w:numPr>
        <w:tabs>
          <w:tab w:val="clear" w:pos="1440"/>
          <w:tab w:val="num" w:pos="216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Bring in UX resources</w:t>
      </w:r>
    </w:p>
    <w:p w14:paraId="0287335B" w14:textId="77777777" w:rsidR="00E97F31" w:rsidRPr="00E97F31" w:rsidRDefault="00E97F31" w:rsidP="00B0525C">
      <w:pPr>
        <w:numPr>
          <w:ilvl w:val="1"/>
          <w:numId w:val="25"/>
        </w:numPr>
        <w:tabs>
          <w:tab w:val="clear" w:pos="1440"/>
          <w:tab w:val="num" w:pos="216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Begin early wireframe exploration</w:t>
      </w:r>
    </w:p>
    <w:p w14:paraId="17C9DEF6" w14:textId="77777777" w:rsidR="00E97F31" w:rsidRPr="00E97F31" w:rsidRDefault="00E97F31" w:rsidP="00B0525C">
      <w:pPr>
        <w:numPr>
          <w:ilvl w:val="0"/>
          <w:numId w:val="25"/>
        </w:numPr>
        <w:tabs>
          <w:tab w:val="clear" w:pos="720"/>
          <w:tab w:val="num" w:pos="144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Goal: </w:t>
      </w:r>
    </w:p>
    <w:p w14:paraId="367B3FFD" w14:textId="77777777" w:rsidR="00E97F31" w:rsidRPr="00E97F31" w:rsidRDefault="00E97F31" w:rsidP="00B0525C">
      <w:pPr>
        <w:numPr>
          <w:ilvl w:val="1"/>
          <w:numId w:val="25"/>
        </w:numPr>
        <w:tabs>
          <w:tab w:val="clear" w:pos="1440"/>
          <w:tab w:val="num" w:pos="216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Design interface around real user workflows (minimal clicks, fast insights)</w:t>
      </w:r>
    </w:p>
    <w:p w14:paraId="3152955E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3. Key Decisions</w:t>
      </w:r>
    </w:p>
    <w:p w14:paraId="4839036D" w14:textId="77777777" w:rsidR="00E97F31" w:rsidRPr="00E97F31" w:rsidRDefault="00E97F31" w:rsidP="00B0525C">
      <w:pPr>
        <w:numPr>
          <w:ilvl w:val="0"/>
          <w:numId w:val="26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ascii="Segoe UI Emoji" w:eastAsia="Times New Roman" w:hAnsi="Segoe UI Emoji" w:cs="Segoe UI Emoji"/>
          <w:b/>
          <w:bCs/>
          <w:lang w:eastAsia="en-US"/>
        </w:rPr>
        <w:t>✅</w:t>
      </w:r>
      <w:r w:rsidRPr="00E97F31">
        <w:rPr>
          <w:rFonts w:eastAsia="Times New Roman" w:cs="Segoe UI"/>
          <w:b/>
          <w:bCs/>
          <w:lang w:eastAsia="en-US"/>
        </w:rPr>
        <w:t xml:space="preserve"> Application name: Delegation 360 (D360)</w:t>
      </w:r>
    </w:p>
    <w:p w14:paraId="4E4542FD" w14:textId="77777777" w:rsidR="00E97F31" w:rsidRPr="00E97F31" w:rsidRDefault="00E97F31" w:rsidP="00B0525C">
      <w:pPr>
        <w:numPr>
          <w:ilvl w:val="0"/>
          <w:numId w:val="26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ascii="Segoe UI Emoji" w:eastAsia="Times New Roman" w:hAnsi="Segoe UI Emoji" w:cs="Segoe UI Emoji"/>
          <w:b/>
          <w:bCs/>
          <w:lang w:eastAsia="en-US"/>
        </w:rPr>
        <w:t>✅</w:t>
      </w:r>
      <w:r w:rsidRPr="00E97F31">
        <w:rPr>
          <w:rFonts w:eastAsia="Times New Roman" w:cs="Segoe UI"/>
          <w:b/>
          <w:bCs/>
          <w:lang w:eastAsia="en-US"/>
        </w:rPr>
        <w:t xml:space="preserve"> MVP limited to Clinical + Claims delegations</w:t>
      </w:r>
    </w:p>
    <w:p w14:paraId="5227CE4F" w14:textId="77777777" w:rsidR="00E97F31" w:rsidRPr="00E97F31" w:rsidRDefault="00E97F31" w:rsidP="00B0525C">
      <w:pPr>
        <w:numPr>
          <w:ilvl w:val="0"/>
          <w:numId w:val="26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ascii="Segoe UI Emoji" w:eastAsia="Times New Roman" w:hAnsi="Segoe UI Emoji" w:cs="Segoe UI Emoji"/>
          <w:b/>
          <w:bCs/>
          <w:lang w:eastAsia="en-US"/>
        </w:rPr>
        <w:t>✅</w:t>
      </w:r>
      <w:r w:rsidRPr="00E97F31">
        <w:rPr>
          <w:rFonts w:eastAsia="Times New Roman" w:cs="Segoe UI"/>
          <w:b/>
          <w:bCs/>
          <w:lang w:eastAsia="en-US"/>
        </w:rPr>
        <w:t xml:space="preserve"> Two user roles: Super User / Read-only</w:t>
      </w:r>
    </w:p>
    <w:p w14:paraId="5C2283D7" w14:textId="77777777" w:rsidR="00E97F31" w:rsidRPr="00E97F31" w:rsidRDefault="00E97F31" w:rsidP="00B0525C">
      <w:pPr>
        <w:numPr>
          <w:ilvl w:val="0"/>
          <w:numId w:val="26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ascii="Segoe UI Emoji" w:eastAsia="Times New Roman" w:hAnsi="Segoe UI Emoji" w:cs="Segoe UI Emoji"/>
          <w:b/>
          <w:bCs/>
          <w:lang w:eastAsia="en-US"/>
        </w:rPr>
        <w:t>✅</w:t>
      </w:r>
      <w:r w:rsidRPr="00E97F31">
        <w:rPr>
          <w:rFonts w:eastAsia="Times New Roman" w:cs="Segoe UI"/>
          <w:b/>
          <w:bCs/>
          <w:lang w:eastAsia="en-US"/>
        </w:rPr>
        <w:t xml:space="preserve"> MVP focus: </w:t>
      </w:r>
    </w:p>
    <w:p w14:paraId="3328B276" w14:textId="77777777" w:rsidR="00E97F31" w:rsidRPr="00E97F31" w:rsidRDefault="00E97F31" w:rsidP="00B0525C">
      <w:pPr>
        <w:numPr>
          <w:ilvl w:val="1"/>
          <w:numId w:val="26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Critical visibility + streamlined filtering and reporting</w:t>
      </w:r>
    </w:p>
    <w:p w14:paraId="3B532D2A" w14:textId="77777777" w:rsidR="00E97F31" w:rsidRPr="00E97F31" w:rsidRDefault="00E97F31" w:rsidP="00B0525C">
      <w:pPr>
        <w:numPr>
          <w:ilvl w:val="0"/>
          <w:numId w:val="26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ascii="Segoe UI Emoji" w:eastAsia="Times New Roman" w:hAnsi="Segoe UI Emoji" w:cs="Segoe UI Emoji"/>
          <w:b/>
          <w:bCs/>
          <w:lang w:eastAsia="en-US"/>
        </w:rPr>
        <w:t>✅</w:t>
      </w:r>
      <w:r w:rsidRPr="00E97F31">
        <w:rPr>
          <w:rFonts w:eastAsia="Times New Roman" w:cs="Segoe UI"/>
          <w:b/>
          <w:bCs/>
          <w:lang w:eastAsia="en-US"/>
        </w:rPr>
        <w:t xml:space="preserve"> Archer: </w:t>
      </w:r>
    </w:p>
    <w:p w14:paraId="00F86500" w14:textId="77777777" w:rsidR="00E97F31" w:rsidRPr="00E97F31" w:rsidRDefault="00E97F31" w:rsidP="00B0525C">
      <w:pPr>
        <w:numPr>
          <w:ilvl w:val="1"/>
          <w:numId w:val="26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Will be used as a data source, not a source of truth</w:t>
      </w:r>
    </w:p>
    <w:p w14:paraId="54476214" w14:textId="77777777" w:rsidR="00E97F31" w:rsidRPr="00E97F31" w:rsidRDefault="00E97F31" w:rsidP="00B0525C">
      <w:pPr>
        <w:numPr>
          <w:ilvl w:val="0"/>
          <w:numId w:val="26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ascii="Segoe UI Emoji" w:eastAsia="Times New Roman" w:hAnsi="Segoe UI Emoji" w:cs="Segoe UI Emoji"/>
          <w:b/>
          <w:bCs/>
          <w:lang w:eastAsia="en-US"/>
        </w:rPr>
        <w:t>✅</w:t>
      </w:r>
      <w:r w:rsidRPr="00E97F31">
        <w:rPr>
          <w:rFonts w:eastAsia="Times New Roman" w:cs="Segoe UI"/>
          <w:b/>
          <w:bCs/>
          <w:lang w:eastAsia="en-US"/>
        </w:rPr>
        <w:t xml:space="preserve"> Scope separation: </w:t>
      </w:r>
    </w:p>
    <w:p w14:paraId="518A7222" w14:textId="77777777" w:rsidR="00E97F31" w:rsidRPr="00E97F31" w:rsidRDefault="00E97F31" w:rsidP="00B0525C">
      <w:pPr>
        <w:numPr>
          <w:ilvl w:val="1"/>
          <w:numId w:val="26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Phase 1 (MVP): visibility/reporting</w:t>
      </w:r>
    </w:p>
    <w:p w14:paraId="474951A0" w14:textId="77777777" w:rsidR="00E97F31" w:rsidRPr="00E97F31" w:rsidRDefault="00E97F31" w:rsidP="00B0525C">
      <w:pPr>
        <w:numPr>
          <w:ilvl w:val="1"/>
          <w:numId w:val="26"/>
        </w:num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Phase 2: audit + advanced capabilities</w:t>
      </w:r>
    </w:p>
    <w:p w14:paraId="62CD47B5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4. Action Items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584"/>
        <w:gridCol w:w="2542"/>
        <w:gridCol w:w="3214"/>
      </w:tblGrid>
      <w:tr w:rsidR="00E97F31" w:rsidRPr="00E97F31" w14:paraId="75F8506E" w14:textId="77777777">
        <w:tc>
          <w:tcPr>
            <w:tcW w:w="3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44C9C3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lastRenderedPageBreak/>
              <w:t>Action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FD23F9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Owner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59AABF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Notes</w:t>
            </w:r>
          </w:p>
        </w:tc>
      </w:tr>
      <w:tr w:rsidR="00E97F31" w:rsidRPr="00E97F31" w14:paraId="0C6342E1" w14:textId="77777777">
        <w:tc>
          <w:tcPr>
            <w:tcW w:w="37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328425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Clean up meeting notes and formalize action items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0466C4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Allie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E7598C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Post-session follow-up</w:t>
            </w:r>
          </w:p>
        </w:tc>
      </w:tr>
      <w:tr w:rsidR="00E97F31" w:rsidRPr="00E97F31" w14:paraId="31575B05" w14:textId="77777777"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095E52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Align on project next steps &amp; priorities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744C8D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Allie + Sarah</w:t>
            </w:r>
          </w:p>
        </w:tc>
        <w:tc>
          <w:tcPr>
            <w:tcW w:w="31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A9921F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Includes PM alignment</w:t>
            </w:r>
          </w:p>
        </w:tc>
      </w:tr>
      <w:tr w:rsidR="00E97F31" w:rsidRPr="00E97F31" w14:paraId="54D50EBC" w14:textId="77777777">
        <w:tc>
          <w:tcPr>
            <w:tcW w:w="3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4BABA6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Begin collaboration on requirements &amp; solutioning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050188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Allie + David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188C8E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Starting next phase of work</w:t>
            </w:r>
          </w:p>
        </w:tc>
      </w:tr>
      <w:tr w:rsidR="00E97F31" w:rsidRPr="00E97F31" w14:paraId="32090655" w14:textId="77777777">
        <w:tc>
          <w:tcPr>
            <w:tcW w:w="3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A3128C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Set up working sessions with Archer SMEs (clinical)</w:t>
            </w:r>
          </w:p>
        </w:tc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0B4CF0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Sarah (coordination), Tina (input)</w:t>
            </w:r>
          </w:p>
        </w:tc>
        <w:tc>
          <w:tcPr>
            <w:tcW w:w="32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93895A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Key step for integration discovery</w:t>
            </w:r>
          </w:p>
        </w:tc>
      </w:tr>
      <w:tr w:rsidR="00E97F31" w:rsidRPr="00E97F31" w14:paraId="5DA9D31E" w14:textId="77777777">
        <w:tc>
          <w:tcPr>
            <w:tcW w:w="3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44AD0B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Identify and engage system owners/data sources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AF4162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Allie + Alan</w:t>
            </w:r>
          </w:p>
        </w:tc>
        <w:tc>
          <w:tcPr>
            <w:tcW w:w="32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6C23E4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Based on business owner + DDAT owner model</w:t>
            </w:r>
          </w:p>
        </w:tc>
      </w:tr>
      <w:tr w:rsidR="00E97F31" w:rsidRPr="00E97F31" w14:paraId="4FEFA4CC" w14:textId="77777777">
        <w:tc>
          <w:tcPr>
            <w:tcW w:w="3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151850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Prepare for UX engagement and early wireframes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529CE9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proofErr w:type="spellStart"/>
            <w:r w:rsidRPr="00E97F31">
              <w:rPr>
                <w:rFonts w:eastAsia="Times New Roman" w:cs="Segoe UI"/>
                <w:b/>
                <w:bCs/>
                <w:lang w:eastAsia="en-US"/>
              </w:rPr>
              <w:t>Allie+Sarah+Joe</w:t>
            </w:r>
            <w:proofErr w:type="spellEnd"/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5A8D67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Leverage UX resources</w:t>
            </w:r>
          </w:p>
        </w:tc>
      </w:tr>
      <w:tr w:rsidR="00E97F31" w:rsidRPr="00E97F31" w14:paraId="492A09C3" w14:textId="77777777">
        <w:tc>
          <w:tcPr>
            <w:tcW w:w="3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921408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Schedule UX + planning discussions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173C49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Allie + Sarah</w:t>
            </w:r>
          </w:p>
        </w:tc>
        <w:tc>
          <w:tcPr>
            <w:tcW w:w="32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70C45D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Align design + delivery direction</w:t>
            </w:r>
          </w:p>
        </w:tc>
      </w:tr>
      <w:tr w:rsidR="00E97F31" w:rsidRPr="00E97F31" w14:paraId="7672E80B" w14:textId="77777777">
        <w:tc>
          <w:tcPr>
            <w:tcW w:w="3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C55FD8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Review VBC high-level material (optional context)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FAD1C9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Allie + Alan</w:t>
            </w:r>
          </w:p>
        </w:tc>
        <w:tc>
          <w:tcPr>
            <w:tcW w:w="33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4EF0A6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For broader domain understanding</w:t>
            </w:r>
          </w:p>
        </w:tc>
      </w:tr>
      <w:tr w:rsidR="00E97F31" w:rsidRPr="00E97F31" w14:paraId="026F9F5C" w14:textId="77777777">
        <w:tc>
          <w:tcPr>
            <w:tcW w:w="3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3CE2BC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Use Tina’s real examples/use cases to guide design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D32024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Tina + Team</w:t>
            </w:r>
          </w:p>
        </w:tc>
        <w:tc>
          <w:tcPr>
            <w:tcW w:w="32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84B063" w14:textId="77777777" w:rsidR="00E97F31" w:rsidRPr="00E97F31" w:rsidRDefault="00E97F31" w:rsidP="00E97F31">
            <w:pPr>
              <w:spacing w:after="0"/>
              <w:rPr>
                <w:rFonts w:eastAsia="Times New Roman" w:cs="Segoe UI"/>
                <w:b/>
                <w:bCs/>
                <w:lang w:eastAsia="en-US"/>
              </w:rPr>
            </w:pPr>
            <w:r w:rsidRPr="00E97F31">
              <w:rPr>
                <w:rFonts w:eastAsia="Times New Roman" w:cs="Segoe UI"/>
                <w:b/>
                <w:bCs/>
                <w:lang w:eastAsia="en-US"/>
              </w:rPr>
              <w:t>Ground UI and requirements in reality</w:t>
            </w:r>
          </w:p>
        </w:tc>
      </w:tr>
    </w:tbl>
    <w:p w14:paraId="0F413449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br/>
        <w:t>5. Named SME / Contact Identification</w:t>
      </w:r>
    </w:p>
    <w:p w14:paraId="537FA046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Clinical (Archer SMEs):</w:t>
      </w:r>
    </w:p>
    <w:p w14:paraId="62348068" w14:textId="77777777" w:rsidR="00E97F31" w:rsidRPr="00E97F31" w:rsidRDefault="00E97F31" w:rsidP="00B0525C">
      <w:pPr>
        <w:numPr>
          <w:ilvl w:val="0"/>
          <w:numId w:val="27"/>
        </w:numPr>
        <w:tabs>
          <w:tab w:val="clear" w:pos="720"/>
          <w:tab w:val="num" w:pos="180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Stacey </w:t>
      </w:r>
      <w:proofErr w:type="spellStart"/>
      <w:r w:rsidRPr="00E97F31">
        <w:rPr>
          <w:rFonts w:eastAsia="Times New Roman" w:cs="Segoe UI"/>
          <w:b/>
          <w:bCs/>
          <w:lang w:eastAsia="en-US"/>
        </w:rPr>
        <w:t>Groland</w:t>
      </w:r>
      <w:proofErr w:type="spellEnd"/>
    </w:p>
    <w:p w14:paraId="132F13F7" w14:textId="77777777" w:rsidR="00E97F31" w:rsidRPr="00E97F31" w:rsidRDefault="00E97F31" w:rsidP="00B0525C">
      <w:pPr>
        <w:numPr>
          <w:ilvl w:val="0"/>
          <w:numId w:val="27"/>
        </w:numPr>
        <w:tabs>
          <w:tab w:val="clear" w:pos="720"/>
          <w:tab w:val="num" w:pos="180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Jeanie Schwenk</w:t>
      </w:r>
    </w:p>
    <w:p w14:paraId="101D99B7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Claims (Archer SMEs):</w:t>
      </w:r>
    </w:p>
    <w:p w14:paraId="5A9EB0AF" w14:textId="77777777" w:rsidR="00E97F31" w:rsidRPr="00E97F31" w:rsidRDefault="00E97F31" w:rsidP="00B0525C">
      <w:pPr>
        <w:numPr>
          <w:ilvl w:val="0"/>
          <w:numId w:val="28"/>
        </w:numPr>
        <w:tabs>
          <w:tab w:val="clear" w:pos="720"/>
          <w:tab w:val="num" w:pos="180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Stacey Weaver</w:t>
      </w:r>
    </w:p>
    <w:p w14:paraId="14ED140D" w14:textId="77777777" w:rsidR="00E97F31" w:rsidRPr="00E97F31" w:rsidRDefault="00E97F31" w:rsidP="00B0525C">
      <w:pPr>
        <w:numPr>
          <w:ilvl w:val="0"/>
          <w:numId w:val="28"/>
        </w:numPr>
        <w:tabs>
          <w:tab w:val="clear" w:pos="720"/>
          <w:tab w:val="num" w:pos="180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Jennifer Yerby</w:t>
      </w:r>
    </w:p>
    <w:p w14:paraId="6626EE78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</w:p>
    <w:p w14:paraId="7E9750D3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6. Timeline / Delivery Insights (Explicit from discussion)</w:t>
      </w:r>
    </w:p>
    <w:p w14:paraId="0E04A9B0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What is known:</w:t>
      </w:r>
    </w:p>
    <w:p w14:paraId="63EE824D" w14:textId="77777777" w:rsidR="00E97F31" w:rsidRPr="00E97F31" w:rsidRDefault="00E97F31" w:rsidP="00B0525C">
      <w:pPr>
        <w:numPr>
          <w:ilvl w:val="0"/>
          <w:numId w:val="29"/>
        </w:numPr>
        <w:tabs>
          <w:tab w:val="clear" w:pos="720"/>
          <w:tab w:val="num" w:pos="180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Team intent: Deliver something within this year</w:t>
      </w:r>
    </w:p>
    <w:p w14:paraId="5009BB1C" w14:textId="77777777" w:rsidR="00E97F31" w:rsidRPr="00E97F31" w:rsidRDefault="00E97F31" w:rsidP="00B0525C">
      <w:pPr>
        <w:numPr>
          <w:ilvl w:val="0"/>
          <w:numId w:val="29"/>
        </w:numPr>
        <w:tabs>
          <w:tab w:val="clear" w:pos="720"/>
          <w:tab w:val="num" w:pos="180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MVP expected to be a quick, initial value release</w:t>
      </w:r>
    </w:p>
    <w:p w14:paraId="205BF3AC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lastRenderedPageBreak/>
        <w:t>Constraints:</w:t>
      </w:r>
    </w:p>
    <w:p w14:paraId="029FC071" w14:textId="77777777" w:rsidR="00E97F31" w:rsidRPr="00E97F31" w:rsidRDefault="00E97F31" w:rsidP="00B0525C">
      <w:pPr>
        <w:numPr>
          <w:ilvl w:val="0"/>
          <w:numId w:val="30"/>
        </w:numPr>
        <w:tabs>
          <w:tab w:val="clear" w:pos="720"/>
          <w:tab w:val="num" w:pos="180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ascii="Segoe UI Emoji" w:eastAsia="Times New Roman" w:hAnsi="Segoe UI Emoji" w:cs="Segoe UI Emoji"/>
          <w:b/>
          <w:bCs/>
          <w:lang w:eastAsia="en-US"/>
        </w:rPr>
        <w:t>❗</w:t>
      </w:r>
      <w:r w:rsidRPr="00E97F31">
        <w:rPr>
          <w:rFonts w:eastAsia="Times New Roman" w:cs="Segoe UI"/>
          <w:b/>
          <w:bCs/>
          <w:lang w:eastAsia="en-US"/>
        </w:rPr>
        <w:t xml:space="preserve"> No confirmed delivery timeline yet</w:t>
      </w:r>
    </w:p>
    <w:p w14:paraId="45A64FF2" w14:textId="77777777" w:rsidR="00E97F31" w:rsidRPr="00E97F31" w:rsidRDefault="00E97F31" w:rsidP="00B0525C">
      <w:pPr>
        <w:numPr>
          <w:ilvl w:val="0"/>
          <w:numId w:val="30"/>
        </w:numPr>
        <w:tabs>
          <w:tab w:val="clear" w:pos="720"/>
          <w:tab w:val="num" w:pos="180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ascii="Segoe UI Emoji" w:eastAsia="Times New Roman" w:hAnsi="Segoe UI Emoji" w:cs="Segoe UI Emoji"/>
          <w:b/>
          <w:bCs/>
          <w:lang w:eastAsia="en-US"/>
        </w:rPr>
        <w:t>❗</w:t>
      </w:r>
      <w:r w:rsidRPr="00E97F31">
        <w:rPr>
          <w:rFonts w:eastAsia="Times New Roman" w:cs="Segoe UI"/>
          <w:b/>
          <w:bCs/>
          <w:lang w:eastAsia="en-US"/>
        </w:rPr>
        <w:t xml:space="preserve"> Timeline depends on: </w:t>
      </w:r>
    </w:p>
    <w:p w14:paraId="1855C6CB" w14:textId="77777777" w:rsidR="00E97F31" w:rsidRPr="00E97F31" w:rsidRDefault="00E97F31" w:rsidP="00B0525C">
      <w:pPr>
        <w:numPr>
          <w:ilvl w:val="1"/>
          <w:numId w:val="30"/>
        </w:numPr>
        <w:tabs>
          <w:tab w:val="clear" w:pos="1440"/>
          <w:tab w:val="num" w:pos="252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Integration feasibility</w:t>
      </w:r>
    </w:p>
    <w:p w14:paraId="2DB815FD" w14:textId="77777777" w:rsidR="00E97F31" w:rsidRPr="00E97F31" w:rsidRDefault="00E97F31" w:rsidP="00B0525C">
      <w:pPr>
        <w:numPr>
          <w:ilvl w:val="1"/>
          <w:numId w:val="30"/>
        </w:numPr>
        <w:tabs>
          <w:tab w:val="clear" w:pos="1440"/>
          <w:tab w:val="num" w:pos="252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Understanding source systems</w:t>
      </w:r>
    </w:p>
    <w:p w14:paraId="0A306640" w14:textId="77777777" w:rsidR="00E97F31" w:rsidRPr="00E97F31" w:rsidRDefault="00E97F31" w:rsidP="00B0525C">
      <w:pPr>
        <w:numPr>
          <w:ilvl w:val="1"/>
          <w:numId w:val="30"/>
        </w:numPr>
        <w:tabs>
          <w:tab w:val="clear" w:pos="1440"/>
          <w:tab w:val="num" w:pos="252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Requirements + solutioning maturity</w:t>
      </w:r>
    </w:p>
    <w:p w14:paraId="7DCF68D5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Near-term sequencing:</w:t>
      </w:r>
    </w:p>
    <w:p w14:paraId="18F5AD71" w14:textId="77777777" w:rsidR="00E97F31" w:rsidRPr="00E97F31" w:rsidRDefault="00E97F31" w:rsidP="00B0525C">
      <w:pPr>
        <w:numPr>
          <w:ilvl w:val="0"/>
          <w:numId w:val="31"/>
        </w:numPr>
        <w:tabs>
          <w:tab w:val="clear" w:pos="720"/>
          <w:tab w:val="num" w:pos="180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Requirements refinement (in progress)</w:t>
      </w:r>
    </w:p>
    <w:p w14:paraId="240B777C" w14:textId="77777777" w:rsidR="00E97F31" w:rsidRPr="00E97F31" w:rsidRDefault="00E97F31" w:rsidP="00B0525C">
      <w:pPr>
        <w:numPr>
          <w:ilvl w:val="0"/>
          <w:numId w:val="31"/>
        </w:numPr>
        <w:tabs>
          <w:tab w:val="clear" w:pos="720"/>
          <w:tab w:val="num" w:pos="180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Discovery with system SMEs (next major step)</w:t>
      </w:r>
    </w:p>
    <w:p w14:paraId="66F382B2" w14:textId="77777777" w:rsidR="00E97F31" w:rsidRPr="00E97F31" w:rsidRDefault="00E97F31" w:rsidP="00B0525C">
      <w:pPr>
        <w:numPr>
          <w:ilvl w:val="0"/>
          <w:numId w:val="31"/>
        </w:numPr>
        <w:tabs>
          <w:tab w:val="clear" w:pos="720"/>
          <w:tab w:val="num" w:pos="180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Integration feasibility assessment</w:t>
      </w:r>
    </w:p>
    <w:p w14:paraId="26E9DEC7" w14:textId="77777777" w:rsidR="00E97F31" w:rsidRPr="00E97F31" w:rsidRDefault="00E97F31" w:rsidP="00B0525C">
      <w:pPr>
        <w:numPr>
          <w:ilvl w:val="0"/>
          <w:numId w:val="31"/>
        </w:numPr>
        <w:tabs>
          <w:tab w:val="clear" w:pos="720"/>
          <w:tab w:val="num" w:pos="180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Then → timeline and release planning</w:t>
      </w:r>
    </w:p>
    <w:p w14:paraId="75143249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7. Open Issues / Risks</w:t>
      </w:r>
    </w:p>
    <w:p w14:paraId="22DA0AFD" w14:textId="77777777" w:rsidR="00E97F31" w:rsidRPr="00E97F31" w:rsidRDefault="00E97F31" w:rsidP="00B0525C">
      <w:pPr>
        <w:numPr>
          <w:ilvl w:val="0"/>
          <w:numId w:val="32"/>
        </w:numPr>
        <w:tabs>
          <w:tab w:val="clear" w:pos="720"/>
          <w:tab w:val="num" w:pos="180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Integration complexity across systems</w:t>
      </w:r>
    </w:p>
    <w:p w14:paraId="21E4581D" w14:textId="77777777" w:rsidR="00E97F31" w:rsidRPr="00E97F31" w:rsidRDefault="00E97F31" w:rsidP="00B0525C">
      <w:pPr>
        <w:numPr>
          <w:ilvl w:val="0"/>
          <w:numId w:val="32"/>
        </w:numPr>
        <w:tabs>
          <w:tab w:val="clear" w:pos="720"/>
          <w:tab w:val="num" w:pos="180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Lack of validated data sources</w:t>
      </w:r>
    </w:p>
    <w:p w14:paraId="50151FF5" w14:textId="77777777" w:rsidR="00E97F31" w:rsidRPr="00E97F31" w:rsidRDefault="00E97F31" w:rsidP="00B0525C">
      <w:pPr>
        <w:numPr>
          <w:ilvl w:val="0"/>
          <w:numId w:val="32"/>
        </w:numPr>
        <w:tabs>
          <w:tab w:val="clear" w:pos="720"/>
          <w:tab w:val="num" w:pos="180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Dependency on external system teams (Archer, SCM, etc.)</w:t>
      </w:r>
    </w:p>
    <w:p w14:paraId="5577E886" w14:textId="77777777" w:rsidR="00E97F31" w:rsidRPr="00E97F31" w:rsidRDefault="00E97F31" w:rsidP="00B0525C">
      <w:pPr>
        <w:numPr>
          <w:ilvl w:val="0"/>
          <w:numId w:val="32"/>
        </w:numPr>
        <w:tabs>
          <w:tab w:val="clear" w:pos="720"/>
          <w:tab w:val="num" w:pos="180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Unclear data ownership and data flow</w:t>
      </w:r>
    </w:p>
    <w:p w14:paraId="74203372" w14:textId="77777777" w:rsidR="00E97F31" w:rsidRPr="00E97F31" w:rsidRDefault="00E97F31" w:rsidP="00B0525C">
      <w:pPr>
        <w:numPr>
          <w:ilvl w:val="0"/>
          <w:numId w:val="32"/>
        </w:numPr>
        <w:tabs>
          <w:tab w:val="clear" w:pos="720"/>
          <w:tab w:val="num" w:pos="180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Timeline cannot be committed yet due to above</w:t>
      </w:r>
    </w:p>
    <w:p w14:paraId="1262834B" w14:textId="77777777" w:rsidR="00E97F31" w:rsidRPr="00E97F31" w:rsidRDefault="00E97F31" w:rsidP="00E97F31">
      <w:pPr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8. Overall Conclusions</w:t>
      </w:r>
    </w:p>
    <w:p w14:paraId="685396DB" w14:textId="77777777" w:rsidR="00E97F31" w:rsidRPr="00E97F31" w:rsidRDefault="00E97F31" w:rsidP="00B0525C">
      <w:pPr>
        <w:numPr>
          <w:ilvl w:val="0"/>
          <w:numId w:val="33"/>
        </w:numPr>
        <w:tabs>
          <w:tab w:val="clear" w:pos="720"/>
          <w:tab w:val="num" w:pos="180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The team is aligning strongly around a practical MVP strategy: </w:t>
      </w:r>
    </w:p>
    <w:p w14:paraId="69CF3BC1" w14:textId="77777777" w:rsidR="00E97F31" w:rsidRPr="00E97F31" w:rsidRDefault="00E97F31" w:rsidP="00B0525C">
      <w:pPr>
        <w:numPr>
          <w:ilvl w:val="1"/>
          <w:numId w:val="33"/>
        </w:numPr>
        <w:tabs>
          <w:tab w:val="clear" w:pos="1440"/>
          <w:tab w:val="num" w:pos="252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Solve immediate visibility gaps</w:t>
      </w:r>
    </w:p>
    <w:p w14:paraId="4E34400B" w14:textId="77777777" w:rsidR="00E97F31" w:rsidRPr="00E97F31" w:rsidRDefault="00E97F31" w:rsidP="00B0525C">
      <w:pPr>
        <w:numPr>
          <w:ilvl w:val="1"/>
          <w:numId w:val="33"/>
        </w:numPr>
        <w:tabs>
          <w:tab w:val="clear" w:pos="1440"/>
          <w:tab w:val="num" w:pos="252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Avoid over-engineering early</w:t>
      </w:r>
    </w:p>
    <w:p w14:paraId="4589B32C" w14:textId="77777777" w:rsidR="00E97F31" w:rsidRPr="00E97F31" w:rsidRDefault="00E97F31" w:rsidP="00B0525C">
      <w:pPr>
        <w:numPr>
          <w:ilvl w:val="0"/>
          <w:numId w:val="33"/>
        </w:numPr>
        <w:tabs>
          <w:tab w:val="clear" w:pos="720"/>
          <w:tab w:val="num" w:pos="180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Biggest blocker is integration, not UI or requirements</w:t>
      </w:r>
    </w:p>
    <w:p w14:paraId="4EAB7C45" w14:textId="77777777" w:rsidR="00E97F31" w:rsidRPr="00E97F31" w:rsidRDefault="00E97F31" w:rsidP="00B0525C">
      <w:pPr>
        <w:numPr>
          <w:ilvl w:val="0"/>
          <w:numId w:val="33"/>
        </w:numPr>
        <w:tabs>
          <w:tab w:val="clear" w:pos="720"/>
          <w:tab w:val="num" w:pos="180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D360 is positioned as: </w:t>
      </w:r>
    </w:p>
    <w:p w14:paraId="23CB4261" w14:textId="77777777" w:rsidR="00E97F31" w:rsidRPr="00E97F31" w:rsidRDefault="00E97F31" w:rsidP="00B0525C">
      <w:pPr>
        <w:numPr>
          <w:ilvl w:val="1"/>
          <w:numId w:val="33"/>
        </w:numPr>
        <w:tabs>
          <w:tab w:val="clear" w:pos="1440"/>
          <w:tab w:val="num" w:pos="252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A centralized visibility layer across fragmented systems</w:t>
      </w:r>
    </w:p>
    <w:p w14:paraId="47BE3883" w14:textId="77777777" w:rsidR="00E97F31" w:rsidRPr="00E97F31" w:rsidRDefault="00E97F31" w:rsidP="00B0525C">
      <w:pPr>
        <w:numPr>
          <w:ilvl w:val="0"/>
          <w:numId w:val="33"/>
        </w:numPr>
        <w:tabs>
          <w:tab w:val="clear" w:pos="720"/>
          <w:tab w:val="num" w:pos="180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 xml:space="preserve">Strong shift toward: </w:t>
      </w:r>
    </w:p>
    <w:p w14:paraId="678AD90C" w14:textId="77777777" w:rsidR="00E97F31" w:rsidRPr="00E97F31" w:rsidRDefault="00E97F31" w:rsidP="00B0525C">
      <w:pPr>
        <w:numPr>
          <w:ilvl w:val="1"/>
          <w:numId w:val="33"/>
        </w:numPr>
        <w:tabs>
          <w:tab w:val="clear" w:pos="1440"/>
          <w:tab w:val="num" w:pos="252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User-centered design (based on real workflows)</w:t>
      </w:r>
    </w:p>
    <w:p w14:paraId="54B58AEF" w14:textId="77777777" w:rsidR="00E97F31" w:rsidRPr="00E97F31" w:rsidRDefault="00E97F31" w:rsidP="00B0525C">
      <w:pPr>
        <w:numPr>
          <w:ilvl w:val="1"/>
          <w:numId w:val="33"/>
        </w:numPr>
        <w:tabs>
          <w:tab w:val="clear" w:pos="1440"/>
          <w:tab w:val="num" w:pos="2520"/>
        </w:tabs>
        <w:spacing w:after="0"/>
        <w:rPr>
          <w:rFonts w:eastAsia="Times New Roman" w:cs="Segoe UI"/>
          <w:b/>
          <w:bCs/>
          <w:lang w:eastAsia="en-US"/>
        </w:rPr>
      </w:pPr>
      <w:r w:rsidRPr="00E97F31">
        <w:rPr>
          <w:rFonts w:eastAsia="Times New Roman" w:cs="Segoe UI"/>
          <w:b/>
          <w:bCs/>
          <w:lang w:eastAsia="en-US"/>
        </w:rPr>
        <w:t>Iterative delivery (MVP → Phase 2 expansion)</w:t>
      </w:r>
    </w:p>
    <w:p w14:paraId="2BE85F14" w14:textId="77777777" w:rsidR="00CA4447" w:rsidRDefault="00CA4447" w:rsidP="2C8FE816">
      <w:pPr>
        <w:spacing w:after="0"/>
        <w:rPr>
          <w:rStyle w:val="Heading2Char"/>
        </w:rPr>
      </w:pPr>
    </w:p>
    <w:p w14:paraId="321A0F6E" w14:textId="77777777" w:rsidR="00CA4447" w:rsidRDefault="00CA4447" w:rsidP="2C8FE816">
      <w:pPr>
        <w:spacing w:after="0"/>
        <w:rPr>
          <w:rStyle w:val="Heading2Char"/>
        </w:rPr>
      </w:pPr>
    </w:p>
    <w:p w14:paraId="78A2FE17" w14:textId="77777777" w:rsidR="002C6A14" w:rsidRDefault="002C6A14">
      <w:pPr>
        <w:rPr>
          <w:rStyle w:val="Heading2Char"/>
        </w:rPr>
      </w:pPr>
      <w:r>
        <w:rPr>
          <w:rStyle w:val="Heading2Char"/>
        </w:rPr>
        <w:br w:type="page"/>
      </w:r>
    </w:p>
    <w:p w14:paraId="55A56EFB" w14:textId="3B6A2EEB" w:rsidR="00877184" w:rsidRDefault="1FB1770B" w:rsidP="7ACF851E">
      <w:pPr>
        <w:spacing w:after="0"/>
      </w:pPr>
      <w:r w:rsidRPr="2C8FE816">
        <w:rPr>
          <w:rStyle w:val="Heading2Char"/>
        </w:rPr>
        <w:lastRenderedPageBreak/>
        <w:t xml:space="preserve"> </w:t>
      </w:r>
      <w:bookmarkStart w:id="11" w:name="_Toc229386406"/>
      <w:bookmarkStart w:id="12" w:name="_Toc229999112"/>
      <w:r w:rsidR="005D6EED">
        <w:rPr>
          <w:rStyle w:val="Heading1Char"/>
        </w:rPr>
        <w:t>MVP Requirements</w:t>
      </w:r>
      <w:r w:rsidRPr="000B5015">
        <w:rPr>
          <w:rStyle w:val="Heading1Char"/>
        </w:rPr>
        <w:t xml:space="preserve"> Workshop – Session 1 | April 30th, 2026</w:t>
      </w:r>
      <w:bookmarkEnd w:id="11"/>
      <w:bookmarkEnd w:id="12"/>
      <w:r>
        <w:br/>
      </w:r>
      <w:r w:rsidRPr="2C8FE816">
        <w:rPr>
          <w:rFonts w:ascii="Aptos" w:eastAsia="Aptos" w:hAnsi="Aptos" w:cs="Aptos"/>
        </w:rPr>
        <w:t xml:space="preserve"> </w:t>
      </w:r>
      <w:r w:rsidRPr="2C8FE816">
        <w:rPr>
          <w:rFonts w:ascii="Aptos" w:eastAsia="Aptos" w:hAnsi="Aptos" w:cs="Aptos"/>
          <w:i/>
          <w:iCs/>
        </w:rPr>
        <w:t>Source: meeting transcript (entire meeting); paraphrased and summarized per policy.</w:t>
      </w:r>
    </w:p>
    <w:p w14:paraId="35786B6D" w14:textId="2C73D49B" w:rsidR="00877184" w:rsidRDefault="1FB1770B" w:rsidP="7ACF851E">
      <w:pPr>
        <w:spacing w:after="0"/>
      </w:pPr>
      <w:r w:rsidRPr="7ACF851E">
        <w:rPr>
          <w:rFonts w:ascii="Aptos" w:eastAsia="Aptos" w:hAnsi="Aptos" w:cs="Aptos"/>
          <w:b/>
          <w:bCs/>
        </w:rPr>
        <w:t xml:space="preserve"> </w:t>
      </w:r>
    </w:p>
    <w:p w14:paraId="5907D6E7" w14:textId="51A72D9E" w:rsidR="00877184" w:rsidRDefault="1FB1770B" w:rsidP="7ACF851E">
      <w:pPr>
        <w:spacing w:after="0"/>
      </w:pPr>
      <w:r w:rsidRPr="7ACF851E">
        <w:rPr>
          <w:rFonts w:ascii="Aptos" w:eastAsia="Aptos" w:hAnsi="Aptos" w:cs="Aptos"/>
          <w:b/>
          <w:bCs/>
        </w:rPr>
        <w:t>1.Key Discussion Points and Details:</w:t>
      </w:r>
    </w:p>
    <w:p w14:paraId="7A173B16" w14:textId="2B431180" w:rsidR="00877184" w:rsidRDefault="1FB1770B" w:rsidP="7ACF851E">
      <w:pPr>
        <w:spacing w:after="0"/>
      </w:pPr>
      <w:r w:rsidRPr="7ACF851E">
        <w:rPr>
          <w:rFonts w:ascii="Aptos" w:eastAsia="Aptos" w:hAnsi="Aptos" w:cs="Aptos"/>
          <w:b/>
          <w:bCs/>
        </w:rPr>
        <w:t xml:space="preserve"> </w:t>
      </w:r>
    </w:p>
    <w:p w14:paraId="28462F3F" w14:textId="019B9F38" w:rsidR="00877184" w:rsidRDefault="1FB1770B" w:rsidP="7ACF851E">
      <w:pPr>
        <w:spacing w:after="0"/>
        <w:ind w:left="720"/>
      </w:pPr>
      <w:r w:rsidRPr="7ACF851E">
        <w:rPr>
          <w:rFonts w:ascii="Aptos" w:eastAsia="Aptos" w:hAnsi="Aptos" w:cs="Aptos"/>
          <w:b/>
          <w:bCs/>
        </w:rPr>
        <w:t>A. Platform &amp; Architecture Alignment</w:t>
      </w:r>
    </w:p>
    <w:p w14:paraId="2BEEB5DC" w14:textId="75132BD1" w:rsidR="00877184" w:rsidRDefault="1FB1770B" w:rsidP="00B0525C">
      <w:pPr>
        <w:pStyle w:val="ListParagraph"/>
        <w:numPr>
          <w:ilvl w:val="0"/>
          <w:numId w:val="11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 xml:space="preserve">Delegation 360 (or Delegation Source of Truth, "DSOT") and Provider 360 (P360) are </w:t>
      </w:r>
      <w:r w:rsidRPr="7ACF851E">
        <w:rPr>
          <w:rFonts w:ascii="Aptos" w:eastAsia="Aptos" w:hAnsi="Aptos" w:cs="Aptos"/>
          <w:b/>
          <w:bCs/>
        </w:rPr>
        <w:t>separate products</w:t>
      </w:r>
      <w:r w:rsidRPr="7ACF851E">
        <w:rPr>
          <w:rFonts w:ascii="Aptos" w:eastAsia="Aptos" w:hAnsi="Aptos" w:cs="Aptos"/>
        </w:rPr>
        <w:t xml:space="preserve"> with </w:t>
      </w:r>
      <w:r w:rsidRPr="7ACF851E">
        <w:rPr>
          <w:rFonts w:ascii="Aptos" w:eastAsia="Aptos" w:hAnsi="Aptos" w:cs="Aptos"/>
          <w:b/>
          <w:bCs/>
        </w:rPr>
        <w:t>separate goals</w:t>
      </w:r>
      <w:r w:rsidRPr="7ACF851E">
        <w:rPr>
          <w:rFonts w:ascii="Aptos" w:eastAsia="Aptos" w:hAnsi="Aptos" w:cs="Aptos"/>
        </w:rPr>
        <w:t>, but:</w:t>
      </w:r>
    </w:p>
    <w:p w14:paraId="76B33D9D" w14:textId="7929DCF8" w:rsidR="00877184" w:rsidRDefault="1FB1770B" w:rsidP="00B0525C">
      <w:pPr>
        <w:pStyle w:val="ListParagraph"/>
        <w:numPr>
          <w:ilvl w:val="1"/>
          <w:numId w:val="11"/>
        </w:numPr>
        <w:spacing w:after="0"/>
        <w:ind w:left="2160"/>
        <w:rPr>
          <w:rFonts w:ascii="Aptos" w:eastAsia="Aptos" w:hAnsi="Aptos" w:cs="Aptos"/>
          <w:b/>
          <w:bCs/>
        </w:rPr>
      </w:pPr>
      <w:r w:rsidRPr="7ACF851E">
        <w:rPr>
          <w:rFonts w:ascii="Aptos" w:eastAsia="Aptos" w:hAnsi="Aptos" w:cs="Aptos"/>
        </w:rPr>
        <w:t xml:space="preserve">Both will be built on </w:t>
      </w:r>
      <w:r w:rsidRPr="7ACF851E">
        <w:rPr>
          <w:rFonts w:ascii="Aptos" w:eastAsia="Aptos" w:hAnsi="Aptos" w:cs="Aptos"/>
          <w:b/>
          <w:bCs/>
        </w:rPr>
        <w:t>Appian</w:t>
      </w:r>
    </w:p>
    <w:p w14:paraId="7CCD5147" w14:textId="177C53FB" w:rsidR="00877184" w:rsidRDefault="1FB1770B" w:rsidP="00B0525C">
      <w:pPr>
        <w:pStyle w:val="ListParagraph"/>
        <w:numPr>
          <w:ilvl w:val="1"/>
          <w:numId w:val="11"/>
        </w:numPr>
        <w:spacing w:after="0"/>
        <w:ind w:left="2160"/>
        <w:rPr>
          <w:rFonts w:ascii="Aptos" w:eastAsia="Aptos" w:hAnsi="Aptos" w:cs="Aptos"/>
          <w:b/>
          <w:bCs/>
        </w:rPr>
      </w:pPr>
      <w:r w:rsidRPr="7ACF851E">
        <w:rPr>
          <w:rFonts w:ascii="Aptos" w:eastAsia="Aptos" w:hAnsi="Aptos" w:cs="Aptos"/>
        </w:rPr>
        <w:t xml:space="preserve">Both will use the </w:t>
      </w:r>
      <w:r w:rsidRPr="7ACF851E">
        <w:rPr>
          <w:rFonts w:ascii="Aptos" w:eastAsia="Aptos" w:hAnsi="Aptos" w:cs="Aptos"/>
          <w:b/>
          <w:bCs/>
        </w:rPr>
        <w:t>same portal / URL entry point</w:t>
      </w:r>
    </w:p>
    <w:p w14:paraId="2DAA49CE" w14:textId="2F579130" w:rsidR="00877184" w:rsidRDefault="1FB1770B" w:rsidP="00B0525C">
      <w:pPr>
        <w:pStyle w:val="ListParagraph"/>
        <w:numPr>
          <w:ilvl w:val="0"/>
          <w:numId w:val="11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 xml:space="preserve">Users will be </w:t>
      </w:r>
      <w:r w:rsidRPr="7ACF851E">
        <w:rPr>
          <w:rFonts w:ascii="Aptos" w:eastAsia="Aptos" w:hAnsi="Aptos" w:cs="Aptos"/>
          <w:b/>
          <w:bCs/>
        </w:rPr>
        <w:t>routed based on entity group / role membership</w:t>
      </w:r>
      <w:r w:rsidRPr="7ACF851E">
        <w:rPr>
          <w:rFonts w:ascii="Aptos" w:eastAsia="Aptos" w:hAnsi="Aptos" w:cs="Aptos"/>
        </w:rPr>
        <w:t>:</w:t>
      </w:r>
    </w:p>
    <w:p w14:paraId="53916AA5" w14:textId="368EC54B" w:rsidR="00877184" w:rsidRDefault="1FB1770B" w:rsidP="00B0525C">
      <w:pPr>
        <w:pStyle w:val="ListParagraph"/>
        <w:numPr>
          <w:ilvl w:val="1"/>
          <w:numId w:val="11"/>
        </w:numPr>
        <w:spacing w:after="0"/>
        <w:ind w:left="216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Some users may access only DSOT, only P360, or both</w:t>
      </w:r>
    </w:p>
    <w:p w14:paraId="7D7DA01A" w14:textId="47425BB9" w:rsidR="00877184" w:rsidRDefault="1FB1770B" w:rsidP="00B0525C">
      <w:pPr>
        <w:pStyle w:val="ListParagraph"/>
        <w:numPr>
          <w:ilvl w:val="1"/>
          <w:numId w:val="11"/>
        </w:numPr>
        <w:spacing w:after="0"/>
        <w:ind w:left="216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No functional overlap between the two products beyond entry point</w:t>
      </w:r>
    </w:p>
    <w:p w14:paraId="5727A13A" w14:textId="1CD94C44" w:rsidR="00877184" w:rsidRDefault="1FB1770B" w:rsidP="00B0525C">
      <w:pPr>
        <w:pStyle w:val="ListParagraph"/>
        <w:numPr>
          <w:ilvl w:val="0"/>
          <w:numId w:val="11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 xml:space="preserve">“Module” terminology previously caused confusion; clarity was reached that D360 is </w:t>
      </w:r>
      <w:r w:rsidRPr="7ACF851E">
        <w:rPr>
          <w:rFonts w:ascii="Aptos" w:eastAsia="Aptos" w:hAnsi="Aptos" w:cs="Aptos"/>
          <w:b/>
          <w:bCs/>
        </w:rPr>
        <w:t>not a small add-on to P360</w:t>
      </w:r>
      <w:r w:rsidRPr="7ACF851E">
        <w:rPr>
          <w:rFonts w:ascii="Aptos" w:eastAsia="Aptos" w:hAnsi="Aptos" w:cs="Aptos"/>
        </w:rPr>
        <w:t>, but a distinct application housed on the same platform.</w:t>
      </w:r>
    </w:p>
    <w:p w14:paraId="57F22E68" w14:textId="018453F6" w:rsidR="00877184" w:rsidRDefault="1FB1770B" w:rsidP="7ACF851E">
      <w:pPr>
        <w:spacing w:after="0"/>
        <w:ind w:left="1440"/>
      </w:pPr>
      <w:r w:rsidRPr="7ACF851E">
        <w:rPr>
          <w:rFonts w:ascii="Aptos" w:eastAsia="Aptos" w:hAnsi="Aptos" w:cs="Aptos"/>
        </w:rPr>
        <w:t xml:space="preserve"> </w:t>
      </w:r>
    </w:p>
    <w:p w14:paraId="6AF30FCF" w14:textId="1841FBB4" w:rsidR="00877184" w:rsidRDefault="1FB1770B" w:rsidP="7ACF851E">
      <w:pPr>
        <w:spacing w:after="0"/>
        <w:ind w:left="720"/>
      </w:pPr>
      <w:r w:rsidRPr="7ACF851E">
        <w:rPr>
          <w:rFonts w:ascii="Aptos" w:eastAsia="Aptos" w:hAnsi="Aptos" w:cs="Aptos"/>
          <w:b/>
          <w:bCs/>
        </w:rPr>
        <w:t>B. Purpose of Delegation 360 (Delegation Source of Truth, "DSOT")</w:t>
      </w:r>
    </w:p>
    <w:p w14:paraId="09D2CEF4" w14:textId="29660C62" w:rsidR="00877184" w:rsidRDefault="1FB1770B" w:rsidP="00B0525C">
      <w:pPr>
        <w:pStyle w:val="ListParagraph"/>
        <w:numPr>
          <w:ilvl w:val="0"/>
          <w:numId w:val="10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 xml:space="preserve">The Delegations process exists to support </w:t>
      </w:r>
      <w:r w:rsidRPr="7ACF851E">
        <w:rPr>
          <w:rFonts w:ascii="Aptos" w:eastAsia="Aptos" w:hAnsi="Aptos" w:cs="Aptos"/>
          <w:b/>
          <w:bCs/>
        </w:rPr>
        <w:t>compliance and operational oversight</w:t>
      </w:r>
      <w:r w:rsidRPr="7ACF851E">
        <w:rPr>
          <w:rFonts w:ascii="Aptos" w:eastAsia="Aptos" w:hAnsi="Aptos" w:cs="Aptos"/>
        </w:rPr>
        <w:t xml:space="preserve"> of delegated vendors/entities.</w:t>
      </w:r>
    </w:p>
    <w:p w14:paraId="185ABADE" w14:textId="3A9BE655" w:rsidR="00877184" w:rsidRDefault="1FB1770B" w:rsidP="00B0525C">
      <w:pPr>
        <w:pStyle w:val="ListParagraph"/>
        <w:numPr>
          <w:ilvl w:val="0"/>
          <w:numId w:val="10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 xml:space="preserve">Delegated entities are </w:t>
      </w:r>
      <w:r w:rsidRPr="7ACF851E">
        <w:rPr>
          <w:rFonts w:ascii="Aptos" w:eastAsia="Aptos" w:hAnsi="Aptos" w:cs="Aptos"/>
          <w:b/>
          <w:bCs/>
        </w:rPr>
        <w:t>not always providers</w:t>
      </w:r>
      <w:r w:rsidRPr="7ACF851E">
        <w:rPr>
          <w:rFonts w:ascii="Aptos" w:eastAsia="Aptos" w:hAnsi="Aptos" w:cs="Aptos"/>
        </w:rPr>
        <w:t xml:space="preserve"> and cannot be treated as providers.</w:t>
      </w:r>
    </w:p>
    <w:p w14:paraId="00F85D55" w14:textId="11D74F0C" w:rsidR="00877184" w:rsidRDefault="1FB1770B" w:rsidP="00B0525C">
      <w:pPr>
        <w:pStyle w:val="ListParagraph"/>
        <w:numPr>
          <w:ilvl w:val="0"/>
          <w:numId w:val="10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They may not exist in provider-centric systems (e.g., EPDB, SCM).</w:t>
      </w:r>
    </w:p>
    <w:p w14:paraId="43AF8CB5" w14:textId="777A57ED" w:rsidR="00877184" w:rsidRDefault="1FB1770B" w:rsidP="00B0525C">
      <w:pPr>
        <w:pStyle w:val="ListParagraph"/>
        <w:numPr>
          <w:ilvl w:val="0"/>
          <w:numId w:val="10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 xml:space="preserve">This distinction was a key reason D360/DSOT remained a </w:t>
      </w:r>
      <w:r w:rsidRPr="7ACF851E">
        <w:rPr>
          <w:rFonts w:ascii="Aptos" w:eastAsia="Aptos" w:hAnsi="Aptos" w:cs="Aptos"/>
          <w:b/>
          <w:bCs/>
        </w:rPr>
        <w:t>separate funded initiative</w:t>
      </w:r>
      <w:r w:rsidRPr="7ACF851E">
        <w:rPr>
          <w:rFonts w:ascii="Aptos" w:eastAsia="Aptos" w:hAnsi="Aptos" w:cs="Aptos"/>
        </w:rPr>
        <w:t>.</w:t>
      </w:r>
    </w:p>
    <w:p w14:paraId="472CCB77" w14:textId="4AA19A81" w:rsidR="00877184" w:rsidRDefault="1FB1770B" w:rsidP="7ACF851E">
      <w:pPr>
        <w:spacing w:after="0"/>
        <w:ind w:left="1440"/>
      </w:pPr>
      <w:r w:rsidRPr="7ACF851E">
        <w:rPr>
          <w:rFonts w:ascii="Aptos" w:eastAsia="Aptos" w:hAnsi="Aptos" w:cs="Aptos"/>
        </w:rPr>
        <w:t xml:space="preserve"> </w:t>
      </w:r>
    </w:p>
    <w:p w14:paraId="50A5D85B" w14:textId="7FA2C40C" w:rsidR="00877184" w:rsidRDefault="1FB1770B" w:rsidP="7ACF851E">
      <w:pPr>
        <w:spacing w:after="0"/>
        <w:ind w:left="720"/>
      </w:pPr>
      <w:r w:rsidRPr="7ACF851E">
        <w:rPr>
          <w:rFonts w:ascii="Aptos" w:eastAsia="Aptos" w:hAnsi="Aptos" w:cs="Aptos"/>
          <w:b/>
          <w:bCs/>
        </w:rPr>
        <w:t>C. Source Systems &amp; Data Integration</w:t>
      </w:r>
    </w:p>
    <w:p w14:paraId="456827CC" w14:textId="63C650D0" w:rsidR="00877184" w:rsidRDefault="1FB1770B" w:rsidP="7ACF851E">
      <w:pPr>
        <w:spacing w:after="0"/>
        <w:ind w:left="720"/>
      </w:pPr>
      <w:r w:rsidRPr="7ACF851E">
        <w:rPr>
          <w:rFonts w:ascii="Aptos" w:eastAsia="Aptos" w:hAnsi="Aptos" w:cs="Aptos"/>
        </w:rPr>
        <w:t>Primary systems discussed for MVP integration:</w:t>
      </w:r>
    </w:p>
    <w:p w14:paraId="1BF19A6C" w14:textId="0FAF5BB4" w:rsidR="00877184" w:rsidRDefault="1FB1770B" w:rsidP="00B0525C">
      <w:pPr>
        <w:pStyle w:val="ListParagraph"/>
        <w:numPr>
          <w:ilvl w:val="0"/>
          <w:numId w:val="9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Archer</w:t>
      </w:r>
    </w:p>
    <w:p w14:paraId="44F170EB" w14:textId="4F35020C" w:rsidR="00877184" w:rsidRDefault="1FB1770B" w:rsidP="00B0525C">
      <w:pPr>
        <w:pStyle w:val="ListParagraph"/>
        <w:numPr>
          <w:ilvl w:val="0"/>
          <w:numId w:val="9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EPDB</w:t>
      </w:r>
    </w:p>
    <w:p w14:paraId="25E43DD9" w14:textId="09C1B294" w:rsidR="00877184" w:rsidRDefault="1FB1770B" w:rsidP="00B0525C">
      <w:pPr>
        <w:pStyle w:val="ListParagraph"/>
        <w:numPr>
          <w:ilvl w:val="0"/>
          <w:numId w:val="9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SCM</w:t>
      </w:r>
    </w:p>
    <w:p w14:paraId="37B821C9" w14:textId="6E6B146E" w:rsidR="00877184" w:rsidRDefault="1FB1770B" w:rsidP="00B0525C">
      <w:pPr>
        <w:pStyle w:val="ListParagraph"/>
        <w:numPr>
          <w:ilvl w:val="0"/>
          <w:numId w:val="9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CTR</w:t>
      </w:r>
    </w:p>
    <w:p w14:paraId="4D9B1169" w14:textId="7F0A0F55" w:rsidR="00877184" w:rsidRDefault="1FB1770B" w:rsidP="00B0525C">
      <w:pPr>
        <w:pStyle w:val="ListParagraph"/>
        <w:numPr>
          <w:ilvl w:val="0"/>
          <w:numId w:val="9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Procurement</w:t>
      </w:r>
    </w:p>
    <w:p w14:paraId="7731827F" w14:textId="4AE26F41" w:rsidR="00877184" w:rsidRDefault="1FB1770B" w:rsidP="00B0525C">
      <w:pPr>
        <w:pStyle w:val="ListParagraph"/>
        <w:numPr>
          <w:ilvl w:val="0"/>
          <w:numId w:val="9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Additional vendor/MSO data sources (claims files, communications, contacts, submission methods)</w:t>
      </w:r>
    </w:p>
    <w:p w14:paraId="7B90F745" w14:textId="1126C839" w:rsidR="00877184" w:rsidRDefault="1FB1770B" w:rsidP="00B0525C">
      <w:pPr>
        <w:pStyle w:val="ListParagraph"/>
        <w:numPr>
          <w:ilvl w:val="0"/>
          <w:numId w:val="9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 xml:space="preserve">Some fields have </w:t>
      </w:r>
      <w:r w:rsidRPr="7ACF851E">
        <w:rPr>
          <w:rFonts w:ascii="Aptos" w:eastAsia="Aptos" w:hAnsi="Aptos" w:cs="Aptos"/>
          <w:b/>
          <w:bCs/>
        </w:rPr>
        <w:t>unknown data origins</w:t>
      </w:r>
      <w:r w:rsidRPr="7ACF851E">
        <w:rPr>
          <w:rFonts w:ascii="Aptos" w:eastAsia="Aptos" w:hAnsi="Aptos" w:cs="Aptos"/>
        </w:rPr>
        <w:t xml:space="preserve"> today and will require more discovery</w:t>
      </w:r>
    </w:p>
    <w:p w14:paraId="02EBBA8D" w14:textId="4E2D201A" w:rsidR="00877184" w:rsidRDefault="1FB1770B" w:rsidP="7ACF851E">
      <w:pPr>
        <w:spacing w:after="0"/>
        <w:ind w:left="720"/>
      </w:pPr>
      <w:r w:rsidRPr="7ACF851E">
        <w:rPr>
          <w:rFonts w:ascii="Aptos" w:eastAsia="Aptos" w:hAnsi="Aptos" w:cs="Aptos"/>
        </w:rPr>
        <w:lastRenderedPageBreak/>
        <w:t>Key points:</w:t>
      </w:r>
    </w:p>
    <w:p w14:paraId="4BC0B70A" w14:textId="338C3C05" w:rsidR="00877184" w:rsidRDefault="1FB1770B" w:rsidP="00B0525C">
      <w:pPr>
        <w:pStyle w:val="ListParagraph"/>
        <w:numPr>
          <w:ilvl w:val="0"/>
          <w:numId w:val="8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 xml:space="preserve">Archer data is </w:t>
      </w:r>
      <w:r w:rsidRPr="7ACF851E">
        <w:rPr>
          <w:rFonts w:ascii="Aptos" w:eastAsia="Aptos" w:hAnsi="Aptos" w:cs="Aptos"/>
          <w:b/>
          <w:bCs/>
        </w:rPr>
        <w:t>manually entered</w:t>
      </w:r>
      <w:r w:rsidRPr="7ACF851E">
        <w:rPr>
          <w:rFonts w:ascii="Aptos" w:eastAsia="Aptos" w:hAnsi="Aptos" w:cs="Aptos"/>
        </w:rPr>
        <w:t>, not validated against authoritative systems.</w:t>
      </w:r>
    </w:p>
    <w:p w14:paraId="3A276BD5" w14:textId="63FBB046" w:rsidR="00877184" w:rsidRDefault="1FB1770B" w:rsidP="00B0525C">
      <w:pPr>
        <w:pStyle w:val="ListParagraph"/>
        <w:numPr>
          <w:ilvl w:val="0"/>
          <w:numId w:val="8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 xml:space="preserve">Archer is </w:t>
      </w:r>
      <w:r w:rsidRPr="7ACF851E">
        <w:rPr>
          <w:rFonts w:ascii="Aptos" w:eastAsia="Aptos" w:hAnsi="Aptos" w:cs="Aptos"/>
          <w:b/>
          <w:bCs/>
        </w:rPr>
        <w:t xml:space="preserve">not considered a </w:t>
      </w:r>
      <w:r w:rsidRPr="7ACF851E">
        <w:rPr>
          <w:rFonts w:ascii="Aptos" w:eastAsia="Aptos" w:hAnsi="Aptos" w:cs="Aptos"/>
          <w:b/>
          <w:bCs/>
          <w:u w:val="single"/>
        </w:rPr>
        <w:t>literal</w:t>
      </w:r>
      <w:r w:rsidRPr="7ACF851E">
        <w:rPr>
          <w:rFonts w:ascii="Aptos" w:eastAsia="Aptos" w:hAnsi="Aptos" w:cs="Aptos"/>
          <w:b/>
          <w:bCs/>
        </w:rPr>
        <w:t xml:space="preserve"> source of truth</w:t>
      </w:r>
      <w:r w:rsidRPr="7ACF851E">
        <w:rPr>
          <w:rFonts w:ascii="Aptos" w:eastAsia="Aptos" w:hAnsi="Aptos" w:cs="Aptos"/>
        </w:rPr>
        <w:t xml:space="preserve"> for delegation data.</w:t>
      </w:r>
    </w:p>
    <w:p w14:paraId="5260E7C5" w14:textId="31FBC1BC" w:rsidR="00877184" w:rsidRDefault="1FB1770B" w:rsidP="00B0525C">
      <w:pPr>
        <w:pStyle w:val="ListParagraph"/>
        <w:numPr>
          <w:ilvl w:val="0"/>
          <w:numId w:val="8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 xml:space="preserve">Data updates in Archer depend on </w:t>
      </w:r>
      <w:r w:rsidRPr="7ACF851E">
        <w:rPr>
          <w:rFonts w:ascii="Aptos" w:eastAsia="Aptos" w:hAnsi="Aptos" w:cs="Aptos"/>
          <w:b/>
          <w:bCs/>
        </w:rPr>
        <w:t>manual follow-up and email notifications</w:t>
      </w:r>
      <w:r w:rsidRPr="7ACF851E">
        <w:rPr>
          <w:rFonts w:ascii="Aptos" w:eastAsia="Aptos" w:hAnsi="Aptos" w:cs="Aptos"/>
        </w:rPr>
        <w:t xml:space="preserve">, not </w:t>
      </w:r>
      <w:proofErr w:type="gramStart"/>
      <w:r w:rsidRPr="7ACF851E">
        <w:rPr>
          <w:rFonts w:ascii="Aptos" w:eastAsia="Aptos" w:hAnsi="Aptos" w:cs="Aptos"/>
        </w:rPr>
        <w:t>systematic</w:t>
      </w:r>
      <w:proofErr w:type="gramEnd"/>
      <w:r w:rsidRPr="7ACF851E">
        <w:rPr>
          <w:rFonts w:ascii="Aptos" w:eastAsia="Aptos" w:hAnsi="Aptos" w:cs="Aptos"/>
        </w:rPr>
        <w:t xml:space="preserve"> refreshes.</w:t>
      </w:r>
    </w:p>
    <w:p w14:paraId="2569283E" w14:textId="7EF07A48" w:rsidR="00877184" w:rsidRDefault="1FB1770B" w:rsidP="7ACF851E">
      <w:pPr>
        <w:spacing w:after="0"/>
        <w:ind w:left="720"/>
      </w:pPr>
      <w:r w:rsidRPr="7ACF851E">
        <w:rPr>
          <w:rFonts w:ascii="Aptos" w:eastAsia="Aptos" w:hAnsi="Aptos" w:cs="Aptos"/>
        </w:rPr>
        <w:t>Resulting consensus:</w:t>
      </w:r>
    </w:p>
    <w:p w14:paraId="2123472E" w14:textId="46093A62" w:rsidR="00877184" w:rsidRDefault="1FB1770B" w:rsidP="00B0525C">
      <w:pPr>
        <w:pStyle w:val="ListParagraph"/>
        <w:numPr>
          <w:ilvl w:val="0"/>
          <w:numId w:val="7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 xml:space="preserve">Archer-related data quality issues are </w:t>
      </w:r>
      <w:r w:rsidRPr="7ACF851E">
        <w:rPr>
          <w:rFonts w:ascii="Aptos" w:eastAsia="Aptos" w:hAnsi="Aptos" w:cs="Aptos"/>
          <w:b/>
          <w:bCs/>
        </w:rPr>
        <w:t>known</w:t>
      </w:r>
      <w:r w:rsidRPr="7ACF851E">
        <w:rPr>
          <w:rFonts w:ascii="Aptos" w:eastAsia="Aptos" w:hAnsi="Aptos" w:cs="Aptos"/>
        </w:rPr>
        <w:t xml:space="preserve"> and </w:t>
      </w:r>
      <w:r w:rsidRPr="7ACF851E">
        <w:rPr>
          <w:rFonts w:ascii="Aptos" w:eastAsia="Aptos" w:hAnsi="Aptos" w:cs="Aptos"/>
          <w:b/>
          <w:bCs/>
        </w:rPr>
        <w:t>explicitly out of scope</w:t>
      </w:r>
      <w:r w:rsidRPr="7ACF851E">
        <w:rPr>
          <w:rFonts w:ascii="Aptos" w:eastAsia="Aptos" w:hAnsi="Aptos" w:cs="Aptos"/>
        </w:rPr>
        <w:t xml:space="preserve"> for this MVP.</w:t>
      </w:r>
    </w:p>
    <w:p w14:paraId="650BCB3A" w14:textId="56C5AB97" w:rsidR="00877184" w:rsidRDefault="1FB1770B" w:rsidP="00B0525C">
      <w:pPr>
        <w:pStyle w:val="ListParagraph"/>
        <w:numPr>
          <w:ilvl w:val="0"/>
          <w:numId w:val="7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These issues should be documented as:</w:t>
      </w:r>
    </w:p>
    <w:p w14:paraId="56BE4539" w14:textId="4438F003" w:rsidR="00877184" w:rsidRDefault="1FB1770B" w:rsidP="00B0525C">
      <w:pPr>
        <w:pStyle w:val="ListParagraph"/>
        <w:numPr>
          <w:ilvl w:val="1"/>
          <w:numId w:val="7"/>
        </w:numPr>
        <w:spacing w:after="0"/>
        <w:ind w:left="2160"/>
        <w:rPr>
          <w:rFonts w:ascii="Aptos" w:eastAsia="Aptos" w:hAnsi="Aptos" w:cs="Aptos"/>
        </w:rPr>
      </w:pPr>
      <w:proofErr w:type="gramStart"/>
      <w:r w:rsidRPr="7ACF851E">
        <w:rPr>
          <w:rFonts w:ascii="Aptos" w:eastAsia="Aptos" w:hAnsi="Aptos" w:cs="Aptos"/>
        </w:rPr>
        <w:t>Known</w:t>
      </w:r>
      <w:proofErr w:type="gramEnd"/>
      <w:r w:rsidRPr="7ACF851E">
        <w:rPr>
          <w:rFonts w:ascii="Aptos" w:eastAsia="Aptos" w:hAnsi="Aptos" w:cs="Aptos"/>
        </w:rPr>
        <w:t xml:space="preserve"> limitations</w:t>
      </w:r>
    </w:p>
    <w:p w14:paraId="7E158507" w14:textId="24106639" w:rsidR="00877184" w:rsidRDefault="1FB1770B" w:rsidP="00B0525C">
      <w:pPr>
        <w:pStyle w:val="ListParagraph"/>
        <w:numPr>
          <w:ilvl w:val="1"/>
          <w:numId w:val="7"/>
        </w:numPr>
        <w:spacing w:after="0"/>
        <w:ind w:left="216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Out-of-scope risks</w:t>
      </w:r>
    </w:p>
    <w:p w14:paraId="60FB7F77" w14:textId="3CD66A7A" w:rsidR="00877184" w:rsidRDefault="1FB1770B" w:rsidP="00B0525C">
      <w:pPr>
        <w:pStyle w:val="ListParagraph"/>
        <w:numPr>
          <w:ilvl w:val="1"/>
          <w:numId w:val="7"/>
        </w:numPr>
        <w:spacing w:after="0"/>
        <w:ind w:left="216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 xml:space="preserve">Inputs to a </w:t>
      </w:r>
      <w:r w:rsidRPr="7ACF851E">
        <w:rPr>
          <w:rFonts w:ascii="Aptos" w:eastAsia="Aptos" w:hAnsi="Aptos" w:cs="Aptos"/>
          <w:b/>
          <w:bCs/>
        </w:rPr>
        <w:t>future strategic solution</w:t>
      </w:r>
      <w:r w:rsidRPr="7ACF851E">
        <w:rPr>
          <w:rFonts w:ascii="Aptos" w:eastAsia="Aptos" w:hAnsi="Aptos" w:cs="Aptos"/>
        </w:rPr>
        <w:t>, not MVP remediation</w:t>
      </w:r>
    </w:p>
    <w:p w14:paraId="3C54656D" w14:textId="3913CEBB" w:rsidR="00877184" w:rsidRDefault="1FB1770B" w:rsidP="7ACF851E">
      <w:pPr>
        <w:spacing w:after="0"/>
        <w:ind w:left="2160"/>
      </w:pPr>
      <w:r w:rsidRPr="7ACF851E">
        <w:rPr>
          <w:rFonts w:ascii="Aptos" w:eastAsia="Aptos" w:hAnsi="Aptos" w:cs="Aptos"/>
        </w:rPr>
        <w:t xml:space="preserve"> </w:t>
      </w:r>
    </w:p>
    <w:p w14:paraId="3AFC659A" w14:textId="0BB99869" w:rsidR="00877184" w:rsidRDefault="1FB1770B" w:rsidP="7ACF851E">
      <w:pPr>
        <w:spacing w:after="0"/>
        <w:ind w:left="720"/>
      </w:pPr>
      <w:r w:rsidRPr="7ACF851E">
        <w:rPr>
          <w:rFonts w:ascii="Aptos" w:eastAsia="Aptos" w:hAnsi="Aptos" w:cs="Aptos"/>
          <w:b/>
          <w:bCs/>
        </w:rPr>
        <w:t>D. MVP Scope – Delegation Types</w:t>
      </w:r>
    </w:p>
    <w:p w14:paraId="4781A42E" w14:textId="1AF8CB14" w:rsidR="00877184" w:rsidRDefault="1FB1770B" w:rsidP="7ACF851E">
      <w:pPr>
        <w:spacing w:after="0"/>
        <w:ind w:left="720"/>
      </w:pPr>
      <w:r w:rsidRPr="7ACF851E">
        <w:rPr>
          <w:rFonts w:ascii="Aptos" w:eastAsia="Aptos" w:hAnsi="Aptos" w:cs="Aptos"/>
        </w:rPr>
        <w:t>For MVP, DSOT will include:</w:t>
      </w:r>
    </w:p>
    <w:p w14:paraId="68D368E2" w14:textId="4697A2F1" w:rsidR="00877184" w:rsidRDefault="1FB1770B" w:rsidP="00B0525C">
      <w:pPr>
        <w:pStyle w:val="ListParagraph"/>
        <w:numPr>
          <w:ilvl w:val="0"/>
          <w:numId w:val="6"/>
        </w:numPr>
        <w:spacing w:after="0"/>
        <w:ind w:left="1440"/>
        <w:rPr>
          <w:rFonts w:ascii="Aptos" w:eastAsia="Aptos" w:hAnsi="Aptos" w:cs="Aptos"/>
          <w:b/>
          <w:bCs/>
        </w:rPr>
      </w:pPr>
      <w:r w:rsidRPr="7ACF851E">
        <w:rPr>
          <w:rFonts w:ascii="Segoe UI Emoji" w:eastAsia="Segoe UI Emoji" w:hAnsi="Segoe UI Emoji" w:cs="Segoe UI Emoji"/>
        </w:rPr>
        <w:t>✅</w:t>
      </w:r>
      <w:r w:rsidRPr="7ACF851E">
        <w:rPr>
          <w:rFonts w:ascii="Aptos" w:eastAsia="Aptos" w:hAnsi="Aptos" w:cs="Aptos"/>
        </w:rPr>
        <w:t xml:space="preserve"> </w:t>
      </w:r>
      <w:r w:rsidRPr="7ACF851E">
        <w:rPr>
          <w:rFonts w:ascii="Aptos" w:eastAsia="Aptos" w:hAnsi="Aptos" w:cs="Aptos"/>
          <w:b/>
          <w:bCs/>
        </w:rPr>
        <w:t>Claims delegation</w:t>
      </w:r>
    </w:p>
    <w:p w14:paraId="44629D05" w14:textId="4713DBAD" w:rsidR="00877184" w:rsidRDefault="1FB1770B" w:rsidP="00B0525C">
      <w:pPr>
        <w:pStyle w:val="ListParagraph"/>
        <w:numPr>
          <w:ilvl w:val="0"/>
          <w:numId w:val="6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Segoe UI Emoji" w:eastAsia="Segoe UI Emoji" w:hAnsi="Segoe UI Emoji" w:cs="Segoe UI Emoji"/>
        </w:rPr>
        <w:t>✅</w:t>
      </w:r>
      <w:r w:rsidRPr="7ACF851E">
        <w:rPr>
          <w:rFonts w:ascii="Aptos" w:eastAsia="Aptos" w:hAnsi="Aptos" w:cs="Aptos"/>
        </w:rPr>
        <w:t xml:space="preserve"> </w:t>
      </w:r>
      <w:r w:rsidRPr="7ACF851E">
        <w:rPr>
          <w:rFonts w:ascii="Aptos" w:eastAsia="Aptos" w:hAnsi="Aptos" w:cs="Aptos"/>
          <w:b/>
          <w:bCs/>
        </w:rPr>
        <w:t>Clinical delegation</w:t>
      </w:r>
      <w:r w:rsidRPr="7ACF851E">
        <w:rPr>
          <w:rFonts w:ascii="Aptos" w:eastAsia="Aptos" w:hAnsi="Aptos" w:cs="Aptos"/>
        </w:rPr>
        <w:t>, consisting of:</w:t>
      </w:r>
    </w:p>
    <w:p w14:paraId="28885AF0" w14:textId="489B3036" w:rsidR="00877184" w:rsidRDefault="1FB1770B" w:rsidP="00B0525C">
      <w:pPr>
        <w:pStyle w:val="ListParagraph"/>
        <w:numPr>
          <w:ilvl w:val="1"/>
          <w:numId w:val="6"/>
        </w:numPr>
        <w:spacing w:after="0"/>
        <w:ind w:left="216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Utilization Management (UM)</w:t>
      </w:r>
    </w:p>
    <w:p w14:paraId="3729A830" w14:textId="44FCAF54" w:rsidR="00877184" w:rsidRDefault="1FB1770B" w:rsidP="00B0525C">
      <w:pPr>
        <w:pStyle w:val="ListParagraph"/>
        <w:numPr>
          <w:ilvl w:val="1"/>
          <w:numId w:val="6"/>
        </w:numPr>
        <w:spacing w:after="0"/>
        <w:ind w:left="216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Population / Care Management (PHM)</w:t>
      </w:r>
    </w:p>
    <w:p w14:paraId="34EC314D" w14:textId="3269A250" w:rsidR="00877184" w:rsidRDefault="1FB1770B" w:rsidP="00B0525C">
      <w:pPr>
        <w:pStyle w:val="ListParagraph"/>
        <w:numPr>
          <w:ilvl w:val="0"/>
          <w:numId w:val="6"/>
        </w:numPr>
        <w:spacing w:after="0"/>
        <w:ind w:left="1440"/>
        <w:rPr>
          <w:rFonts w:ascii="Aptos" w:eastAsia="Aptos" w:hAnsi="Aptos" w:cs="Aptos"/>
          <w:b/>
          <w:bCs/>
        </w:rPr>
      </w:pPr>
      <w:r w:rsidRPr="7ACF851E">
        <w:rPr>
          <w:rFonts w:ascii="Segoe UI Emoji" w:eastAsia="Segoe UI Emoji" w:hAnsi="Segoe UI Emoji" w:cs="Segoe UI Emoji"/>
        </w:rPr>
        <w:t>❌</w:t>
      </w:r>
      <w:r w:rsidRPr="7ACF851E">
        <w:rPr>
          <w:rFonts w:ascii="Aptos" w:eastAsia="Aptos" w:hAnsi="Aptos" w:cs="Aptos"/>
        </w:rPr>
        <w:t xml:space="preserve"> Credentialing delegation is </w:t>
      </w:r>
      <w:r w:rsidRPr="7ACF851E">
        <w:rPr>
          <w:rFonts w:ascii="Aptos" w:eastAsia="Aptos" w:hAnsi="Aptos" w:cs="Aptos"/>
          <w:b/>
          <w:bCs/>
        </w:rPr>
        <w:t>out of scope for MVP</w:t>
      </w:r>
    </w:p>
    <w:p w14:paraId="4FBD74E2" w14:textId="55B4D897" w:rsidR="00877184" w:rsidRDefault="1FB1770B" w:rsidP="7ACF851E">
      <w:pPr>
        <w:spacing w:after="0"/>
        <w:ind w:left="1440"/>
      </w:pPr>
      <w:r w:rsidRPr="7ACF851E">
        <w:rPr>
          <w:rFonts w:ascii="Aptos" w:eastAsia="Aptos" w:hAnsi="Aptos" w:cs="Aptos"/>
        </w:rPr>
        <w:t xml:space="preserve"> </w:t>
      </w:r>
    </w:p>
    <w:p w14:paraId="1466C474" w14:textId="646DFBA1" w:rsidR="00877184" w:rsidRDefault="1FB1770B" w:rsidP="7ACF851E">
      <w:pPr>
        <w:spacing w:after="0"/>
        <w:ind w:left="720"/>
      </w:pPr>
      <w:r w:rsidRPr="7ACF851E">
        <w:rPr>
          <w:rFonts w:ascii="Aptos" w:eastAsia="Aptos" w:hAnsi="Aptos" w:cs="Aptos"/>
          <w:b/>
          <w:bCs/>
        </w:rPr>
        <w:t>E. Data Usage &amp; Editing Model</w:t>
      </w:r>
    </w:p>
    <w:p w14:paraId="5FE1E50B" w14:textId="2772359A" w:rsidR="00877184" w:rsidRDefault="1FB1770B" w:rsidP="7ACF851E">
      <w:pPr>
        <w:spacing w:after="0"/>
        <w:ind w:left="720"/>
      </w:pPr>
      <w:r w:rsidRPr="7ACF851E">
        <w:rPr>
          <w:rFonts w:ascii="Aptos" w:eastAsia="Aptos" w:hAnsi="Aptos" w:cs="Aptos"/>
        </w:rPr>
        <w:t xml:space="preserve">Initial assumption that MVP </w:t>
      </w:r>
      <w:proofErr w:type="gramStart"/>
      <w:r w:rsidRPr="7ACF851E">
        <w:rPr>
          <w:rFonts w:ascii="Aptos" w:eastAsia="Aptos" w:hAnsi="Aptos" w:cs="Aptos"/>
        </w:rPr>
        <w:t xml:space="preserve">would be </w:t>
      </w:r>
      <w:r w:rsidRPr="7ACF851E">
        <w:rPr>
          <w:rFonts w:ascii="Aptos" w:eastAsia="Aptos" w:hAnsi="Aptos" w:cs="Aptos"/>
          <w:b/>
          <w:bCs/>
        </w:rPr>
        <w:t>read-only</w:t>
      </w:r>
      <w:r w:rsidRPr="7ACF851E">
        <w:rPr>
          <w:rFonts w:ascii="Aptos" w:eastAsia="Aptos" w:hAnsi="Aptos" w:cs="Aptos"/>
        </w:rPr>
        <w:t xml:space="preserve"> was</w:t>
      </w:r>
      <w:proofErr w:type="gramEnd"/>
      <w:r w:rsidRPr="7ACF851E">
        <w:rPr>
          <w:rFonts w:ascii="Aptos" w:eastAsia="Aptos" w:hAnsi="Aptos" w:cs="Aptos"/>
        </w:rPr>
        <w:t xml:space="preserve"> corrected:</w:t>
      </w:r>
    </w:p>
    <w:p w14:paraId="19CF5B80" w14:textId="6FDD2CA2" w:rsidR="00877184" w:rsidRDefault="1FB1770B" w:rsidP="7ACF851E">
      <w:pPr>
        <w:spacing w:after="0"/>
        <w:ind w:left="720"/>
      </w:pPr>
      <w:r w:rsidRPr="7ACF851E">
        <w:rPr>
          <w:rFonts w:ascii="Aptos" w:eastAsia="Aptos" w:hAnsi="Aptos" w:cs="Aptos"/>
        </w:rPr>
        <w:t>Revised agreement:</w:t>
      </w:r>
    </w:p>
    <w:p w14:paraId="3FCBF0AD" w14:textId="15EA4A1F" w:rsidR="00877184" w:rsidRDefault="1FB1770B" w:rsidP="00B0525C">
      <w:pPr>
        <w:pStyle w:val="ListParagraph"/>
        <w:numPr>
          <w:ilvl w:val="0"/>
          <w:numId w:val="5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 xml:space="preserve">MVP requires </w:t>
      </w:r>
      <w:r w:rsidRPr="7ACF851E">
        <w:rPr>
          <w:rFonts w:ascii="Aptos" w:eastAsia="Aptos" w:hAnsi="Aptos" w:cs="Aptos"/>
          <w:b/>
          <w:bCs/>
        </w:rPr>
        <w:t>at least two user types</w:t>
      </w:r>
      <w:r w:rsidRPr="7ACF851E">
        <w:rPr>
          <w:rFonts w:ascii="Aptos" w:eastAsia="Aptos" w:hAnsi="Aptos" w:cs="Aptos"/>
        </w:rPr>
        <w:t>:</w:t>
      </w:r>
    </w:p>
    <w:p w14:paraId="0B37020F" w14:textId="777D8D72" w:rsidR="00877184" w:rsidRDefault="1FB1770B" w:rsidP="00B0525C">
      <w:pPr>
        <w:pStyle w:val="ListParagraph"/>
        <w:numPr>
          <w:ilvl w:val="1"/>
          <w:numId w:val="5"/>
        </w:numPr>
        <w:spacing w:after="0"/>
        <w:ind w:left="216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  <w:b/>
          <w:bCs/>
        </w:rPr>
        <w:t>Standard users</w:t>
      </w:r>
      <w:r w:rsidRPr="7ACF851E">
        <w:rPr>
          <w:rFonts w:ascii="Aptos" w:eastAsia="Aptos" w:hAnsi="Aptos" w:cs="Aptos"/>
        </w:rPr>
        <w:t xml:space="preserve"> – read-only access</w:t>
      </w:r>
    </w:p>
    <w:p w14:paraId="374C3A40" w14:textId="3B951871" w:rsidR="00877184" w:rsidRDefault="1FB1770B" w:rsidP="00B0525C">
      <w:pPr>
        <w:pStyle w:val="ListParagraph"/>
        <w:numPr>
          <w:ilvl w:val="1"/>
          <w:numId w:val="5"/>
        </w:numPr>
        <w:spacing w:after="0"/>
        <w:ind w:left="216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  <w:b/>
          <w:bCs/>
        </w:rPr>
        <w:t>Super users</w:t>
      </w:r>
      <w:r w:rsidRPr="7ACF851E">
        <w:rPr>
          <w:rFonts w:ascii="Aptos" w:eastAsia="Aptos" w:hAnsi="Aptos" w:cs="Aptos"/>
        </w:rPr>
        <w:t xml:space="preserve"> – can:</w:t>
      </w:r>
    </w:p>
    <w:p w14:paraId="763E8DEC" w14:textId="083DA41A" w:rsidR="00877184" w:rsidRDefault="1FB1770B" w:rsidP="00B0525C">
      <w:pPr>
        <w:pStyle w:val="ListParagraph"/>
        <w:numPr>
          <w:ilvl w:val="2"/>
          <w:numId w:val="5"/>
        </w:numPr>
        <w:spacing w:after="0"/>
        <w:ind w:left="288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Edit selected fields</w:t>
      </w:r>
    </w:p>
    <w:p w14:paraId="1268188B" w14:textId="63318CDA" w:rsidR="00877184" w:rsidRDefault="1FB1770B" w:rsidP="00B0525C">
      <w:pPr>
        <w:pStyle w:val="ListParagraph"/>
        <w:numPr>
          <w:ilvl w:val="2"/>
          <w:numId w:val="5"/>
        </w:numPr>
        <w:spacing w:after="0"/>
        <w:ind w:left="288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Enter missing or corrected values where source systems do not supply them</w:t>
      </w:r>
    </w:p>
    <w:p w14:paraId="5D850384" w14:textId="585CF2D9" w:rsidR="00877184" w:rsidRDefault="1FB1770B" w:rsidP="00B0525C">
      <w:pPr>
        <w:pStyle w:val="ListParagraph"/>
        <w:numPr>
          <w:ilvl w:val="2"/>
          <w:numId w:val="5"/>
        </w:numPr>
        <w:spacing w:after="0"/>
        <w:ind w:left="288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Add structured or freeform notes (key-value / comments) to avoid offline tracking</w:t>
      </w:r>
    </w:p>
    <w:p w14:paraId="78AE12A9" w14:textId="0B791BD3" w:rsidR="00877184" w:rsidRDefault="1FB1770B" w:rsidP="00B0525C">
      <w:pPr>
        <w:pStyle w:val="ListParagraph"/>
        <w:numPr>
          <w:ilvl w:val="0"/>
          <w:numId w:val="5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This is required to make the system usable when:</w:t>
      </w:r>
    </w:p>
    <w:p w14:paraId="282D11DD" w14:textId="02F10BE5" w:rsidR="00877184" w:rsidRDefault="1FB1770B" w:rsidP="00B0525C">
      <w:pPr>
        <w:pStyle w:val="ListParagraph"/>
        <w:numPr>
          <w:ilvl w:val="1"/>
          <w:numId w:val="4"/>
        </w:numPr>
        <w:spacing w:after="0"/>
        <w:ind w:left="216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Source data is missing</w:t>
      </w:r>
    </w:p>
    <w:p w14:paraId="71B21D6B" w14:textId="23F5036C" w:rsidR="00877184" w:rsidRDefault="1FB1770B" w:rsidP="00B0525C">
      <w:pPr>
        <w:pStyle w:val="ListParagraph"/>
        <w:numPr>
          <w:ilvl w:val="1"/>
          <w:numId w:val="4"/>
        </w:numPr>
        <w:spacing w:after="0"/>
        <w:ind w:left="216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Source data exists but is inaccurate</w:t>
      </w:r>
    </w:p>
    <w:p w14:paraId="0D4D438D" w14:textId="3F801266" w:rsidR="00877184" w:rsidRDefault="1FB1770B" w:rsidP="00B0525C">
      <w:pPr>
        <w:pStyle w:val="ListParagraph"/>
        <w:numPr>
          <w:ilvl w:val="0"/>
          <w:numId w:val="5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lastRenderedPageBreak/>
        <w:t xml:space="preserve">Changes made in D360/DSOT are </w:t>
      </w:r>
      <w:r w:rsidRPr="7ACF851E">
        <w:rPr>
          <w:rFonts w:ascii="Aptos" w:eastAsia="Aptos" w:hAnsi="Aptos" w:cs="Aptos"/>
          <w:b/>
          <w:bCs/>
        </w:rPr>
        <w:t>not meant to “fix” source systems</w:t>
      </w:r>
      <w:r w:rsidRPr="7ACF851E">
        <w:rPr>
          <w:rFonts w:ascii="Aptos" w:eastAsia="Aptos" w:hAnsi="Aptos" w:cs="Aptos"/>
        </w:rPr>
        <w:t>, but to support operational use.</w:t>
      </w:r>
    </w:p>
    <w:p w14:paraId="4705B26B" w14:textId="0B9A4103" w:rsidR="00877184" w:rsidRDefault="1FB1770B" w:rsidP="7ACF851E">
      <w:pPr>
        <w:spacing w:after="0"/>
        <w:ind w:left="1440"/>
      </w:pPr>
      <w:r w:rsidRPr="7ACF851E">
        <w:rPr>
          <w:rFonts w:ascii="Aptos" w:eastAsia="Aptos" w:hAnsi="Aptos" w:cs="Aptos"/>
        </w:rPr>
        <w:t xml:space="preserve"> </w:t>
      </w:r>
    </w:p>
    <w:p w14:paraId="189B74AE" w14:textId="488F8A8D" w:rsidR="00877184" w:rsidRDefault="1FB1770B" w:rsidP="7ACF851E">
      <w:pPr>
        <w:spacing w:after="0"/>
        <w:ind w:left="720"/>
      </w:pPr>
      <w:r w:rsidRPr="7ACF851E">
        <w:rPr>
          <w:rFonts w:ascii="Aptos" w:eastAsia="Aptos" w:hAnsi="Aptos" w:cs="Aptos"/>
          <w:b/>
          <w:bCs/>
        </w:rPr>
        <w:t>F. Reporting (High Level Scope Discussion)</w:t>
      </w:r>
    </w:p>
    <w:p w14:paraId="3BB7C85D" w14:textId="5C632B10" w:rsidR="00877184" w:rsidRDefault="1FB1770B" w:rsidP="7ACF851E">
      <w:pPr>
        <w:pStyle w:val="ListParagraph"/>
        <w:numPr>
          <w:ilvl w:val="0"/>
          <w:numId w:val="3"/>
        </w:numPr>
        <w:spacing w:after="0"/>
        <w:ind w:left="1440"/>
        <w:rPr>
          <w:rFonts w:ascii="Aptos" w:eastAsia="Aptos" w:hAnsi="Aptos" w:cs="Aptos"/>
          <w:b/>
          <w:bCs/>
        </w:rPr>
      </w:pPr>
      <w:r w:rsidRPr="7ACF851E">
        <w:rPr>
          <w:rFonts w:ascii="Aptos" w:eastAsia="Aptos" w:hAnsi="Aptos" w:cs="Aptos"/>
        </w:rPr>
        <w:t xml:space="preserve">Reporting </w:t>
      </w:r>
      <w:r w:rsidRPr="7ACF851E">
        <w:rPr>
          <w:rFonts w:ascii="Aptos" w:eastAsia="Aptos" w:hAnsi="Aptos" w:cs="Aptos"/>
          <w:b/>
          <w:bCs/>
        </w:rPr>
        <w:t>is in scope for MVP</w:t>
      </w:r>
    </w:p>
    <w:p w14:paraId="621A7981" w14:textId="1AED17A2" w:rsidR="00877184" w:rsidRDefault="1FB1770B" w:rsidP="7ACF851E">
      <w:pPr>
        <w:pStyle w:val="ListParagraph"/>
        <w:numPr>
          <w:ilvl w:val="0"/>
          <w:numId w:val="3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 xml:space="preserve">Reports will live </w:t>
      </w:r>
      <w:r w:rsidRPr="7ACF851E">
        <w:rPr>
          <w:rFonts w:ascii="Aptos" w:eastAsia="Aptos" w:hAnsi="Aptos" w:cs="Aptos"/>
          <w:b/>
          <w:bCs/>
        </w:rPr>
        <w:t>inside Appian</w:t>
      </w:r>
      <w:r w:rsidRPr="7ACF851E">
        <w:rPr>
          <w:rFonts w:ascii="Aptos" w:eastAsia="Aptos" w:hAnsi="Aptos" w:cs="Aptos"/>
        </w:rPr>
        <w:t>, not external tools</w:t>
      </w:r>
    </w:p>
    <w:p w14:paraId="7BC8BEB7" w14:textId="6176DD6E" w:rsidR="00877184" w:rsidRDefault="1FB1770B" w:rsidP="7ACF851E">
      <w:pPr>
        <w:pStyle w:val="ListParagraph"/>
        <w:numPr>
          <w:ilvl w:val="0"/>
          <w:numId w:val="3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 xml:space="preserve">Future </w:t>
      </w:r>
      <w:proofErr w:type="gramStart"/>
      <w:r w:rsidRPr="7ACF851E">
        <w:rPr>
          <w:rFonts w:ascii="Aptos" w:eastAsia="Aptos" w:hAnsi="Aptos" w:cs="Aptos"/>
        </w:rPr>
        <w:t>export</w:t>
      </w:r>
      <w:proofErr w:type="gramEnd"/>
      <w:r w:rsidRPr="7ACF851E">
        <w:rPr>
          <w:rFonts w:ascii="Aptos" w:eastAsia="Aptos" w:hAnsi="Aptos" w:cs="Aptos"/>
        </w:rPr>
        <w:t xml:space="preserve"> or </w:t>
      </w:r>
      <w:proofErr w:type="gramStart"/>
      <w:r w:rsidRPr="7ACF851E">
        <w:rPr>
          <w:rFonts w:ascii="Aptos" w:eastAsia="Aptos" w:hAnsi="Aptos" w:cs="Aptos"/>
        </w:rPr>
        <w:t>extraction</w:t>
      </w:r>
      <w:proofErr w:type="gramEnd"/>
      <w:r w:rsidRPr="7ACF851E">
        <w:rPr>
          <w:rFonts w:ascii="Aptos" w:eastAsia="Aptos" w:hAnsi="Aptos" w:cs="Aptos"/>
        </w:rPr>
        <w:t xml:space="preserve"> of data </w:t>
      </w:r>
      <w:proofErr w:type="gramStart"/>
      <w:r w:rsidRPr="7ACF851E">
        <w:rPr>
          <w:rFonts w:ascii="Aptos" w:eastAsia="Aptos" w:hAnsi="Aptos" w:cs="Aptos"/>
        </w:rPr>
        <w:t>was</w:t>
      </w:r>
      <w:proofErr w:type="gramEnd"/>
      <w:r w:rsidRPr="7ACF851E">
        <w:rPr>
          <w:rFonts w:ascii="Aptos" w:eastAsia="Aptos" w:hAnsi="Aptos" w:cs="Aptos"/>
        </w:rPr>
        <w:t xml:space="preserve"> acknowledged as a separate discussion topic</w:t>
      </w:r>
    </w:p>
    <w:p w14:paraId="43664AE1" w14:textId="14FE538D" w:rsidR="00877184" w:rsidRDefault="1FB1770B" w:rsidP="7ACF851E">
      <w:pPr>
        <w:spacing w:after="0"/>
        <w:ind w:left="1440"/>
      </w:pPr>
      <w:r w:rsidRPr="7ACF851E">
        <w:rPr>
          <w:rFonts w:ascii="Aptos" w:eastAsia="Aptos" w:hAnsi="Aptos" w:cs="Aptos"/>
        </w:rPr>
        <w:t xml:space="preserve"> </w:t>
      </w:r>
    </w:p>
    <w:p w14:paraId="7C762B6C" w14:textId="7EBFC801" w:rsidR="00877184" w:rsidRDefault="1FB1770B" w:rsidP="7ACF851E">
      <w:pPr>
        <w:spacing w:after="0"/>
        <w:ind w:left="720"/>
      </w:pPr>
      <w:r w:rsidRPr="7ACF851E">
        <w:rPr>
          <w:rFonts w:ascii="Aptos" w:eastAsia="Aptos" w:hAnsi="Aptos" w:cs="Aptos"/>
          <w:b/>
          <w:bCs/>
        </w:rPr>
        <w:t>G. UX / Delivery Approach</w:t>
      </w:r>
    </w:p>
    <w:p w14:paraId="6AB64841" w14:textId="1280120E" w:rsidR="00877184" w:rsidRDefault="1FB1770B" w:rsidP="7ACF851E">
      <w:pPr>
        <w:pStyle w:val="ListParagraph"/>
        <w:numPr>
          <w:ilvl w:val="0"/>
          <w:numId w:val="2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UX work will proceed once:</w:t>
      </w:r>
    </w:p>
    <w:p w14:paraId="4BF5098F" w14:textId="464F6E45" w:rsidR="00877184" w:rsidRDefault="1FB1770B" w:rsidP="7ACF851E">
      <w:pPr>
        <w:pStyle w:val="ListParagraph"/>
        <w:numPr>
          <w:ilvl w:val="1"/>
          <w:numId w:val="2"/>
        </w:numPr>
        <w:spacing w:after="0"/>
        <w:ind w:left="216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MVP scope is clarified</w:t>
      </w:r>
    </w:p>
    <w:p w14:paraId="0194B6D3" w14:textId="279C8D44" w:rsidR="00877184" w:rsidRDefault="1FB1770B" w:rsidP="7ACF851E">
      <w:pPr>
        <w:pStyle w:val="ListParagraph"/>
        <w:numPr>
          <w:ilvl w:val="1"/>
          <w:numId w:val="2"/>
        </w:numPr>
        <w:spacing w:after="0"/>
        <w:ind w:left="216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Timelines are understood</w:t>
      </w:r>
    </w:p>
    <w:p w14:paraId="6FAA7333" w14:textId="19A2F9F1" w:rsidR="00877184" w:rsidRDefault="1FB1770B" w:rsidP="7ACF851E">
      <w:pPr>
        <w:pStyle w:val="ListParagraph"/>
        <w:numPr>
          <w:ilvl w:val="1"/>
          <w:numId w:val="2"/>
        </w:numPr>
        <w:spacing w:after="0"/>
        <w:ind w:left="216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UX design support is confirmed</w:t>
      </w:r>
    </w:p>
    <w:p w14:paraId="0FCF4D39" w14:textId="405AF233" w:rsidR="00877184" w:rsidRDefault="1FB1770B" w:rsidP="7ACF851E">
      <w:pPr>
        <w:pStyle w:val="ListParagraph"/>
        <w:numPr>
          <w:ilvl w:val="0"/>
          <w:numId w:val="2"/>
        </w:numPr>
        <w:spacing w:after="0"/>
        <w:ind w:left="144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Approach outlined:</w:t>
      </w:r>
    </w:p>
    <w:p w14:paraId="310DD7F9" w14:textId="6C7AF746" w:rsidR="00877184" w:rsidRDefault="1FB1770B" w:rsidP="7ACF851E">
      <w:pPr>
        <w:pStyle w:val="ListParagraph"/>
        <w:numPr>
          <w:ilvl w:val="1"/>
          <w:numId w:val="2"/>
        </w:numPr>
        <w:spacing w:after="0"/>
        <w:ind w:left="216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High</w:t>
      </w:r>
      <w:r w:rsidR="009F0AA0">
        <w:noBreakHyphen/>
      </w:r>
      <w:r w:rsidRPr="7ACF851E">
        <w:rPr>
          <w:rFonts w:ascii="Aptos" w:eastAsia="Aptos" w:hAnsi="Aptos" w:cs="Aptos"/>
        </w:rPr>
        <w:t>level UX drafts (e.g., Figma)</w:t>
      </w:r>
    </w:p>
    <w:p w14:paraId="126458D0" w14:textId="77877756" w:rsidR="00877184" w:rsidRDefault="1FB1770B" w:rsidP="7ACF851E">
      <w:pPr>
        <w:pStyle w:val="ListParagraph"/>
        <w:numPr>
          <w:ilvl w:val="1"/>
          <w:numId w:val="2"/>
        </w:numPr>
        <w:spacing w:after="0"/>
        <w:ind w:left="216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Iterative review with stakeholders, solution architecture, and UX</w:t>
      </w:r>
    </w:p>
    <w:p w14:paraId="40BCF993" w14:textId="2D6F303D" w:rsidR="00877184" w:rsidRDefault="1FB1770B" w:rsidP="7ACF851E">
      <w:pPr>
        <w:pStyle w:val="ListParagraph"/>
        <w:numPr>
          <w:ilvl w:val="1"/>
          <w:numId w:val="2"/>
        </w:numPr>
        <w:spacing w:after="0"/>
        <w:ind w:left="216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Handoff to development</w:t>
      </w:r>
    </w:p>
    <w:p w14:paraId="0F789A1C" w14:textId="28A2D947" w:rsidR="00877184" w:rsidRDefault="1FB1770B" w:rsidP="7ACF851E">
      <w:pPr>
        <w:pStyle w:val="ListParagraph"/>
        <w:numPr>
          <w:ilvl w:val="1"/>
          <w:numId w:val="2"/>
        </w:numPr>
        <w:spacing w:after="0"/>
        <w:ind w:left="216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Scrum execution with requirements tracked in tooling (e.g., Jira)</w:t>
      </w:r>
    </w:p>
    <w:p w14:paraId="12D7B7DD" w14:textId="08981797" w:rsidR="00877184" w:rsidRDefault="1FB1770B" w:rsidP="7ACF851E">
      <w:pPr>
        <w:spacing w:after="0"/>
        <w:ind w:left="1440"/>
      </w:pPr>
      <w:r w:rsidRPr="7ACF851E">
        <w:rPr>
          <w:rFonts w:ascii="Aptos" w:eastAsia="Aptos" w:hAnsi="Aptos" w:cs="Aptos"/>
        </w:rPr>
        <w:t xml:space="preserve"> </w:t>
      </w:r>
    </w:p>
    <w:p w14:paraId="42037F10" w14:textId="395E24F9" w:rsidR="00877184" w:rsidRDefault="1FB1770B" w:rsidP="7ACF851E">
      <w:pPr>
        <w:spacing w:after="0"/>
      </w:pPr>
      <w:r w:rsidRPr="7ACF851E">
        <w:rPr>
          <w:rFonts w:ascii="Aptos" w:eastAsia="Aptos" w:hAnsi="Aptos" w:cs="Aptos"/>
          <w:b/>
          <w:bCs/>
        </w:rPr>
        <w:t>2. Decisions Made</w:t>
      </w:r>
    </w:p>
    <w:p w14:paraId="1382421D" w14:textId="72305220" w:rsidR="00877184" w:rsidRDefault="1FB1770B" w:rsidP="7ACF851E">
      <w:pPr>
        <w:spacing w:after="0"/>
      </w:pPr>
      <w:r w:rsidRPr="7ACF851E">
        <w:rPr>
          <w:rFonts w:ascii="Aptos" w:eastAsia="Aptos" w:hAnsi="Aptos" w:cs="Aptos"/>
          <w:b/>
          <w:bCs/>
        </w:rPr>
        <w:t xml:space="preserve"> </w:t>
      </w:r>
    </w:p>
    <w:p w14:paraId="48E3F530" w14:textId="68B7DD7F" w:rsidR="00877184" w:rsidRDefault="1FB1770B" w:rsidP="7ACF851E">
      <w:pPr>
        <w:spacing w:after="0"/>
        <w:ind w:left="720"/>
      </w:pPr>
      <w:r w:rsidRPr="7ACF851E">
        <w:rPr>
          <w:rFonts w:ascii="Segoe UI Emoji" w:eastAsia="Segoe UI Emoji" w:hAnsi="Segoe UI Emoji" w:cs="Segoe UI Emoji"/>
        </w:rPr>
        <w:t>✅</w:t>
      </w:r>
      <w:r w:rsidRPr="7ACF851E">
        <w:rPr>
          <w:rFonts w:ascii="Aptos" w:eastAsia="Aptos" w:hAnsi="Aptos" w:cs="Aptos"/>
        </w:rPr>
        <w:t xml:space="preserve"> D360/DSOT and P360 remain </w:t>
      </w:r>
      <w:r w:rsidRPr="7ACF851E">
        <w:rPr>
          <w:rFonts w:ascii="Aptos" w:eastAsia="Aptos" w:hAnsi="Aptos" w:cs="Aptos"/>
          <w:b/>
          <w:bCs/>
        </w:rPr>
        <w:t>separate products</w:t>
      </w:r>
      <w:r w:rsidR="009F0AA0">
        <w:br/>
      </w:r>
      <w:r w:rsidRPr="7ACF851E">
        <w:rPr>
          <w:rFonts w:ascii="Aptos" w:eastAsia="Aptos" w:hAnsi="Aptos" w:cs="Aptos"/>
        </w:rPr>
        <w:t xml:space="preserve"> </w:t>
      </w:r>
      <w:r w:rsidRPr="7ACF851E">
        <w:rPr>
          <w:rFonts w:ascii="Segoe UI Emoji" w:eastAsia="Segoe UI Emoji" w:hAnsi="Segoe UI Emoji" w:cs="Segoe UI Emoji"/>
        </w:rPr>
        <w:t>✅</w:t>
      </w:r>
      <w:r w:rsidRPr="7ACF851E">
        <w:rPr>
          <w:rFonts w:ascii="Aptos" w:eastAsia="Aptos" w:hAnsi="Aptos" w:cs="Aptos"/>
        </w:rPr>
        <w:t xml:space="preserve"> Appian is the shared platform</w:t>
      </w:r>
      <w:r w:rsidR="009F0AA0">
        <w:br/>
      </w:r>
      <w:r w:rsidRPr="7ACF851E">
        <w:rPr>
          <w:rFonts w:ascii="Aptos" w:eastAsia="Aptos" w:hAnsi="Aptos" w:cs="Aptos"/>
        </w:rPr>
        <w:t xml:space="preserve"> </w:t>
      </w:r>
      <w:r w:rsidRPr="7ACF851E">
        <w:rPr>
          <w:rFonts w:ascii="Segoe UI Emoji" w:eastAsia="Segoe UI Emoji" w:hAnsi="Segoe UI Emoji" w:cs="Segoe UI Emoji"/>
        </w:rPr>
        <w:t>✅</w:t>
      </w:r>
      <w:r w:rsidRPr="7ACF851E">
        <w:rPr>
          <w:rFonts w:ascii="Aptos" w:eastAsia="Aptos" w:hAnsi="Aptos" w:cs="Aptos"/>
        </w:rPr>
        <w:t xml:space="preserve"> Single portal entry with </w:t>
      </w:r>
      <w:r w:rsidRPr="7ACF851E">
        <w:rPr>
          <w:rFonts w:ascii="Aptos" w:eastAsia="Aptos" w:hAnsi="Aptos" w:cs="Aptos"/>
          <w:b/>
          <w:bCs/>
        </w:rPr>
        <w:t>role-based redirection</w:t>
      </w:r>
      <w:r w:rsidR="009F0AA0">
        <w:br/>
      </w:r>
      <w:r w:rsidRPr="7ACF851E">
        <w:rPr>
          <w:rFonts w:ascii="Aptos" w:eastAsia="Aptos" w:hAnsi="Aptos" w:cs="Aptos"/>
        </w:rPr>
        <w:t xml:space="preserve"> </w:t>
      </w:r>
      <w:r w:rsidRPr="7ACF851E">
        <w:rPr>
          <w:rFonts w:ascii="Segoe UI Emoji" w:eastAsia="Segoe UI Emoji" w:hAnsi="Segoe UI Emoji" w:cs="Segoe UI Emoji"/>
        </w:rPr>
        <w:t>✅</w:t>
      </w:r>
      <w:r w:rsidRPr="7ACF851E">
        <w:rPr>
          <w:rFonts w:ascii="Aptos" w:eastAsia="Aptos" w:hAnsi="Aptos" w:cs="Aptos"/>
        </w:rPr>
        <w:t xml:space="preserve"> Archer limitations are </w:t>
      </w:r>
      <w:r w:rsidRPr="7ACF851E">
        <w:rPr>
          <w:rFonts w:ascii="Aptos" w:eastAsia="Aptos" w:hAnsi="Aptos" w:cs="Aptos"/>
          <w:b/>
          <w:bCs/>
        </w:rPr>
        <w:t>out of scope</w:t>
      </w:r>
      <w:r w:rsidRPr="7ACF851E">
        <w:rPr>
          <w:rFonts w:ascii="Aptos" w:eastAsia="Aptos" w:hAnsi="Aptos" w:cs="Aptos"/>
        </w:rPr>
        <w:t xml:space="preserve"> for MVP</w:t>
      </w:r>
      <w:r w:rsidR="009F0AA0">
        <w:br/>
      </w:r>
      <w:r w:rsidRPr="7ACF851E">
        <w:rPr>
          <w:rFonts w:ascii="Aptos" w:eastAsia="Aptos" w:hAnsi="Aptos" w:cs="Aptos"/>
        </w:rPr>
        <w:t xml:space="preserve"> </w:t>
      </w:r>
      <w:r w:rsidRPr="7ACF851E">
        <w:rPr>
          <w:rFonts w:ascii="Segoe UI Emoji" w:eastAsia="Segoe UI Emoji" w:hAnsi="Segoe UI Emoji" w:cs="Segoe UI Emoji"/>
        </w:rPr>
        <w:t>✅</w:t>
      </w:r>
      <w:r w:rsidRPr="7ACF851E">
        <w:rPr>
          <w:rFonts w:ascii="Aptos" w:eastAsia="Aptos" w:hAnsi="Aptos" w:cs="Aptos"/>
        </w:rPr>
        <w:t xml:space="preserve"> MVP includes </w:t>
      </w:r>
      <w:r w:rsidRPr="7ACF851E">
        <w:rPr>
          <w:rFonts w:ascii="Aptos" w:eastAsia="Aptos" w:hAnsi="Aptos" w:cs="Aptos"/>
          <w:b/>
          <w:bCs/>
        </w:rPr>
        <w:t>claims + clinical delegation only</w:t>
      </w:r>
      <w:r w:rsidR="009F0AA0">
        <w:br/>
      </w:r>
      <w:r w:rsidRPr="7ACF851E">
        <w:rPr>
          <w:rFonts w:ascii="Aptos" w:eastAsia="Aptos" w:hAnsi="Aptos" w:cs="Aptos"/>
        </w:rPr>
        <w:t xml:space="preserve"> </w:t>
      </w:r>
      <w:r w:rsidRPr="7ACF851E">
        <w:rPr>
          <w:rFonts w:ascii="Segoe UI Emoji" w:eastAsia="Segoe UI Emoji" w:hAnsi="Segoe UI Emoji" w:cs="Segoe UI Emoji"/>
        </w:rPr>
        <w:t>✅</w:t>
      </w:r>
      <w:r w:rsidRPr="7ACF851E">
        <w:rPr>
          <w:rFonts w:ascii="Aptos" w:eastAsia="Aptos" w:hAnsi="Aptos" w:cs="Aptos"/>
        </w:rPr>
        <w:t xml:space="preserve"> MVP requires </w:t>
      </w:r>
      <w:r w:rsidRPr="7ACF851E">
        <w:rPr>
          <w:rFonts w:ascii="Aptos" w:eastAsia="Aptos" w:hAnsi="Aptos" w:cs="Aptos"/>
          <w:b/>
          <w:bCs/>
        </w:rPr>
        <w:t>multiple user types (at least two)</w:t>
      </w:r>
      <w:r w:rsidR="009F0AA0">
        <w:br/>
      </w:r>
      <w:r w:rsidRPr="7ACF851E">
        <w:rPr>
          <w:rFonts w:ascii="Aptos" w:eastAsia="Aptos" w:hAnsi="Aptos" w:cs="Aptos"/>
        </w:rPr>
        <w:t xml:space="preserve"> </w:t>
      </w:r>
      <w:r w:rsidRPr="7ACF851E">
        <w:rPr>
          <w:rFonts w:ascii="Segoe UI Emoji" w:eastAsia="Segoe UI Emoji" w:hAnsi="Segoe UI Emoji" w:cs="Segoe UI Emoji"/>
        </w:rPr>
        <w:t>✅</w:t>
      </w:r>
      <w:r w:rsidRPr="7ACF851E">
        <w:rPr>
          <w:rFonts w:ascii="Aptos" w:eastAsia="Aptos" w:hAnsi="Aptos" w:cs="Aptos"/>
        </w:rPr>
        <w:t xml:space="preserve"> Some fields must be </w:t>
      </w:r>
      <w:r w:rsidRPr="7ACF851E">
        <w:rPr>
          <w:rFonts w:ascii="Aptos" w:eastAsia="Aptos" w:hAnsi="Aptos" w:cs="Aptos"/>
          <w:b/>
          <w:bCs/>
        </w:rPr>
        <w:t>editable in MVP</w:t>
      </w:r>
      <w:r w:rsidR="009F0AA0">
        <w:br/>
      </w:r>
      <w:r w:rsidRPr="7ACF851E">
        <w:rPr>
          <w:rFonts w:ascii="Aptos" w:eastAsia="Aptos" w:hAnsi="Aptos" w:cs="Aptos"/>
        </w:rPr>
        <w:t xml:space="preserve"> </w:t>
      </w:r>
      <w:r w:rsidRPr="7ACF851E">
        <w:rPr>
          <w:rFonts w:ascii="Segoe UI Emoji" w:eastAsia="Segoe UI Emoji" w:hAnsi="Segoe UI Emoji" w:cs="Segoe UI Emoji"/>
        </w:rPr>
        <w:t>✅</w:t>
      </w:r>
      <w:r w:rsidRPr="7ACF851E">
        <w:rPr>
          <w:rFonts w:ascii="Aptos" w:eastAsia="Aptos" w:hAnsi="Aptos" w:cs="Aptos"/>
        </w:rPr>
        <w:t xml:space="preserve"> Reporting </w:t>
      </w:r>
      <w:r w:rsidRPr="7ACF851E">
        <w:rPr>
          <w:rFonts w:ascii="Aptos" w:eastAsia="Aptos" w:hAnsi="Aptos" w:cs="Aptos"/>
          <w:b/>
          <w:bCs/>
        </w:rPr>
        <w:t>is included</w:t>
      </w:r>
      <w:r w:rsidRPr="7ACF851E">
        <w:rPr>
          <w:rFonts w:ascii="Aptos" w:eastAsia="Aptos" w:hAnsi="Aptos" w:cs="Aptos"/>
        </w:rPr>
        <w:t xml:space="preserve"> in MVP</w:t>
      </w:r>
      <w:r w:rsidR="009F0AA0">
        <w:br/>
      </w:r>
      <w:r w:rsidRPr="7ACF851E">
        <w:rPr>
          <w:rFonts w:ascii="Aptos" w:eastAsia="Aptos" w:hAnsi="Aptos" w:cs="Aptos"/>
        </w:rPr>
        <w:t xml:space="preserve"> </w:t>
      </w:r>
      <w:r w:rsidRPr="7ACF851E">
        <w:rPr>
          <w:rFonts w:ascii="Segoe UI Emoji" w:eastAsia="Segoe UI Emoji" w:hAnsi="Segoe UI Emoji" w:cs="Segoe UI Emoji"/>
        </w:rPr>
        <w:t>✅</w:t>
      </w:r>
      <w:r w:rsidRPr="7ACF851E">
        <w:rPr>
          <w:rFonts w:ascii="Aptos" w:eastAsia="Aptos" w:hAnsi="Aptos" w:cs="Aptos"/>
        </w:rPr>
        <w:t xml:space="preserve"> MVP scope will be explicitly documented as </w:t>
      </w:r>
      <w:r w:rsidRPr="7ACF851E">
        <w:rPr>
          <w:rFonts w:ascii="Aptos" w:eastAsia="Aptos" w:hAnsi="Aptos" w:cs="Aptos"/>
          <w:i/>
          <w:iCs/>
        </w:rPr>
        <w:t>“is / is not”</w:t>
      </w:r>
    </w:p>
    <w:p w14:paraId="66D7C31F" w14:textId="07743DEC" w:rsidR="00877184" w:rsidRDefault="1FB1770B" w:rsidP="7ACF851E">
      <w:pPr>
        <w:spacing w:after="0"/>
      </w:pPr>
      <w:r w:rsidRPr="7ACF851E">
        <w:rPr>
          <w:rFonts w:ascii="Aptos" w:eastAsia="Aptos" w:hAnsi="Aptos" w:cs="Aptos"/>
        </w:rPr>
        <w:t xml:space="preserve"> </w:t>
      </w:r>
    </w:p>
    <w:p w14:paraId="2C9EBBF6" w14:textId="7907A2A5" w:rsidR="00877184" w:rsidRDefault="1FB1770B" w:rsidP="7ACF851E">
      <w:pPr>
        <w:spacing w:after="0"/>
      </w:pPr>
      <w:r w:rsidRPr="7ACF851E">
        <w:rPr>
          <w:rFonts w:ascii="Aptos" w:eastAsia="Aptos" w:hAnsi="Aptos" w:cs="Aptos"/>
          <w:b/>
          <w:bCs/>
        </w:rPr>
        <w:t>3. Action Items &amp; Owners</w:t>
      </w:r>
    </w:p>
    <w:p w14:paraId="556C2094" w14:textId="13E737F2" w:rsidR="00877184" w:rsidRDefault="1FB1770B" w:rsidP="7ACF851E">
      <w:pPr>
        <w:spacing w:after="0"/>
      </w:pPr>
      <w:r w:rsidRPr="7ACF851E">
        <w:rPr>
          <w:rFonts w:ascii="Aptos" w:eastAsia="Aptos" w:hAnsi="Aptos" w:cs="Aptos"/>
          <w:b/>
          <w:bCs/>
        </w:rPr>
        <w:t xml:space="preserve"> </w:t>
      </w:r>
    </w:p>
    <w:tbl>
      <w:tblPr>
        <w:tblStyle w:val="TableGrid"/>
        <w:tblW w:w="0" w:type="auto"/>
        <w:tblInd w:w="600" w:type="dxa"/>
        <w:tblLook w:val="04A0" w:firstRow="1" w:lastRow="0" w:firstColumn="1" w:lastColumn="0" w:noHBand="0" w:noVBand="1"/>
      </w:tblPr>
      <w:tblGrid>
        <w:gridCol w:w="5330"/>
        <w:gridCol w:w="3420"/>
      </w:tblGrid>
      <w:tr w:rsidR="7ACF851E" w14:paraId="0824991B" w14:textId="77777777" w:rsidTr="7ACF851E">
        <w:trPr>
          <w:trHeight w:val="300"/>
        </w:trPr>
        <w:tc>
          <w:tcPr>
            <w:tcW w:w="5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65B00EC" w14:textId="62527E7F" w:rsidR="7ACF851E" w:rsidRDefault="7ACF851E" w:rsidP="7ACF851E">
            <w:r w:rsidRPr="7ACF851E">
              <w:rPr>
                <w:rFonts w:ascii="Aptos" w:eastAsia="Aptos" w:hAnsi="Aptos" w:cs="Aptos"/>
                <w:b/>
                <w:bCs/>
              </w:rPr>
              <w:t>Action Item</w:t>
            </w:r>
          </w:p>
        </w:tc>
        <w:tc>
          <w:tcPr>
            <w:tcW w:w="3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A9B4E38" w14:textId="0E1D0FFA" w:rsidR="7ACF851E" w:rsidRDefault="7ACF851E" w:rsidP="7ACF851E">
            <w:r w:rsidRPr="7ACF851E">
              <w:rPr>
                <w:rFonts w:ascii="Aptos" w:eastAsia="Aptos" w:hAnsi="Aptos" w:cs="Aptos"/>
                <w:b/>
                <w:bCs/>
              </w:rPr>
              <w:t>Owner</w:t>
            </w:r>
          </w:p>
        </w:tc>
      </w:tr>
      <w:tr w:rsidR="7ACF851E" w14:paraId="23D3560B" w14:textId="77777777" w:rsidTr="7ACF851E">
        <w:trPr>
          <w:trHeight w:val="300"/>
        </w:trPr>
        <w:tc>
          <w:tcPr>
            <w:tcW w:w="5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1AD32BA" w14:textId="6B49031A" w:rsidR="7ACF851E" w:rsidRDefault="7ACF851E" w:rsidP="7ACF851E">
            <w:r w:rsidRPr="7ACF851E">
              <w:rPr>
                <w:rFonts w:ascii="Aptos" w:eastAsia="Aptos" w:hAnsi="Aptos" w:cs="Aptos"/>
              </w:rPr>
              <w:t xml:space="preserve">Compile and distribute </w:t>
            </w:r>
            <w:r w:rsidRPr="7ACF851E">
              <w:rPr>
                <w:rFonts w:ascii="Aptos" w:eastAsia="Aptos" w:hAnsi="Aptos" w:cs="Aptos"/>
                <w:b/>
                <w:bCs/>
              </w:rPr>
              <w:t>meeting notes</w:t>
            </w:r>
          </w:p>
        </w:tc>
        <w:tc>
          <w:tcPr>
            <w:tcW w:w="3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5ECD577" w14:textId="67837227" w:rsidR="7ACF851E" w:rsidRDefault="7ACF851E" w:rsidP="7ACF851E">
            <w:r w:rsidRPr="7ACF851E">
              <w:rPr>
                <w:rFonts w:ascii="Aptos" w:eastAsia="Aptos" w:hAnsi="Aptos" w:cs="Aptos"/>
                <w:b/>
                <w:bCs/>
              </w:rPr>
              <w:t>Allie Sonevytsky</w:t>
            </w:r>
          </w:p>
        </w:tc>
      </w:tr>
      <w:tr w:rsidR="7ACF851E" w14:paraId="41A55D54" w14:textId="77777777" w:rsidTr="7ACF851E">
        <w:trPr>
          <w:trHeight w:val="300"/>
        </w:trPr>
        <w:tc>
          <w:tcPr>
            <w:tcW w:w="5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4EDBEB9" w14:textId="5033601A" w:rsidR="7ACF851E" w:rsidRDefault="7ACF851E" w:rsidP="7ACF851E">
            <w:r w:rsidRPr="7ACF851E">
              <w:rPr>
                <w:rFonts w:ascii="Aptos" w:eastAsia="Aptos" w:hAnsi="Aptos" w:cs="Aptos"/>
              </w:rPr>
              <w:lastRenderedPageBreak/>
              <w:t xml:space="preserve">Draft and share </w:t>
            </w:r>
            <w:r w:rsidRPr="7ACF851E">
              <w:rPr>
                <w:rFonts w:ascii="Aptos" w:eastAsia="Aptos" w:hAnsi="Aptos" w:cs="Aptos"/>
                <w:b/>
                <w:bCs/>
              </w:rPr>
              <w:t>MVP “is / is not” definition</w:t>
            </w:r>
          </w:p>
        </w:tc>
        <w:tc>
          <w:tcPr>
            <w:tcW w:w="3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6696ABC" w14:textId="2DF13773" w:rsidR="7ACF851E" w:rsidRDefault="7ACF851E" w:rsidP="7ACF851E">
            <w:r w:rsidRPr="7ACF851E">
              <w:rPr>
                <w:rFonts w:ascii="Aptos" w:eastAsia="Aptos" w:hAnsi="Aptos" w:cs="Aptos"/>
                <w:b/>
                <w:bCs/>
              </w:rPr>
              <w:t>Allie Sonevytsky</w:t>
            </w:r>
          </w:p>
        </w:tc>
      </w:tr>
      <w:tr w:rsidR="7ACF851E" w14:paraId="7738F86C" w14:textId="77777777" w:rsidTr="7ACF851E">
        <w:trPr>
          <w:trHeight w:val="300"/>
        </w:trPr>
        <w:tc>
          <w:tcPr>
            <w:tcW w:w="5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F3807E4" w14:textId="4CFAE8C0" w:rsidR="7ACF851E" w:rsidRDefault="7ACF851E" w:rsidP="7ACF851E">
            <w:r w:rsidRPr="7ACF851E">
              <w:rPr>
                <w:rFonts w:ascii="Aptos" w:eastAsia="Aptos" w:hAnsi="Aptos" w:cs="Aptos"/>
              </w:rPr>
              <w:t xml:space="preserve">Develop </w:t>
            </w:r>
            <w:r w:rsidRPr="7ACF851E">
              <w:rPr>
                <w:rFonts w:ascii="Aptos" w:eastAsia="Aptos" w:hAnsi="Aptos" w:cs="Aptos"/>
                <w:b/>
                <w:bCs/>
              </w:rPr>
              <w:t>initial epic / feature framework</w:t>
            </w:r>
            <w:r w:rsidRPr="7ACF851E">
              <w:rPr>
                <w:rFonts w:ascii="Aptos" w:eastAsia="Aptos" w:hAnsi="Aptos" w:cs="Aptos"/>
              </w:rPr>
              <w:t xml:space="preserve"> for MVP</w:t>
            </w:r>
          </w:p>
        </w:tc>
        <w:tc>
          <w:tcPr>
            <w:tcW w:w="3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A943037" w14:textId="4E149865" w:rsidR="7ACF851E" w:rsidRDefault="7ACF851E" w:rsidP="7ACF851E">
            <w:r w:rsidRPr="7ACF851E">
              <w:rPr>
                <w:rFonts w:ascii="Aptos" w:eastAsia="Aptos" w:hAnsi="Aptos" w:cs="Aptos"/>
                <w:b/>
                <w:bCs/>
              </w:rPr>
              <w:t>Allie Sonevytsky</w:t>
            </w:r>
          </w:p>
        </w:tc>
      </w:tr>
      <w:tr w:rsidR="7ACF851E" w14:paraId="08FF19B8" w14:textId="77777777" w:rsidTr="7ACF851E">
        <w:trPr>
          <w:trHeight w:val="300"/>
        </w:trPr>
        <w:tc>
          <w:tcPr>
            <w:tcW w:w="5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D18E2DC" w14:textId="2971B2A7" w:rsidR="7ACF851E" w:rsidRDefault="7ACF851E" w:rsidP="7ACF851E">
            <w:r w:rsidRPr="7ACF851E">
              <w:rPr>
                <w:rFonts w:ascii="Aptos" w:eastAsia="Aptos" w:hAnsi="Aptos" w:cs="Aptos"/>
              </w:rPr>
              <w:t xml:space="preserve">Follow up with </w:t>
            </w:r>
            <w:r w:rsidRPr="7ACF851E">
              <w:rPr>
                <w:rFonts w:ascii="Aptos" w:eastAsia="Aptos" w:hAnsi="Aptos" w:cs="Aptos"/>
                <w:b/>
                <w:bCs/>
              </w:rPr>
              <w:t>UX leadership</w:t>
            </w:r>
            <w:r w:rsidRPr="7ACF851E">
              <w:rPr>
                <w:rFonts w:ascii="Aptos" w:eastAsia="Aptos" w:hAnsi="Aptos" w:cs="Aptos"/>
              </w:rPr>
              <w:t xml:space="preserve"> to secure design support</w:t>
            </w:r>
          </w:p>
        </w:tc>
        <w:tc>
          <w:tcPr>
            <w:tcW w:w="3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C5F2D7D" w14:textId="1C7E863E" w:rsidR="7ACF851E" w:rsidRDefault="7ACF851E" w:rsidP="7ACF851E">
            <w:r w:rsidRPr="7ACF851E">
              <w:rPr>
                <w:rFonts w:ascii="Aptos" w:eastAsia="Aptos" w:hAnsi="Aptos" w:cs="Aptos"/>
                <w:b/>
                <w:bCs/>
              </w:rPr>
              <w:t>Allie Sonevytsky</w:t>
            </w:r>
          </w:p>
        </w:tc>
      </w:tr>
      <w:tr w:rsidR="7ACF851E" w14:paraId="27DC70F4" w14:textId="77777777" w:rsidTr="7ACF851E">
        <w:trPr>
          <w:trHeight w:val="300"/>
        </w:trPr>
        <w:tc>
          <w:tcPr>
            <w:tcW w:w="5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CE001CF" w14:textId="643BEA51" w:rsidR="7ACF851E" w:rsidRDefault="7ACF851E" w:rsidP="7ACF851E">
            <w:r w:rsidRPr="7ACF851E">
              <w:rPr>
                <w:rFonts w:ascii="Aptos" w:eastAsia="Aptos" w:hAnsi="Aptos" w:cs="Aptos"/>
              </w:rPr>
              <w:t xml:space="preserve">Schedule </w:t>
            </w:r>
            <w:r w:rsidRPr="7ACF851E">
              <w:rPr>
                <w:rFonts w:ascii="Aptos" w:eastAsia="Aptos" w:hAnsi="Aptos" w:cs="Aptos"/>
                <w:b/>
                <w:bCs/>
              </w:rPr>
              <w:t>additional working sessions</w:t>
            </w:r>
            <w:r w:rsidRPr="7ACF851E">
              <w:rPr>
                <w:rFonts w:ascii="Aptos" w:eastAsia="Aptos" w:hAnsi="Aptos" w:cs="Aptos"/>
              </w:rPr>
              <w:t xml:space="preserve"> proactively</w:t>
            </w:r>
          </w:p>
        </w:tc>
        <w:tc>
          <w:tcPr>
            <w:tcW w:w="3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DAFCA0D" w14:textId="20876AC0" w:rsidR="7ACF851E" w:rsidRDefault="7ACF851E" w:rsidP="7ACF851E">
            <w:r w:rsidRPr="7ACF851E">
              <w:rPr>
                <w:rFonts w:ascii="Aptos" w:eastAsia="Aptos" w:hAnsi="Aptos" w:cs="Aptos"/>
                <w:b/>
                <w:bCs/>
              </w:rPr>
              <w:t>Sarah Frank</w:t>
            </w:r>
          </w:p>
        </w:tc>
      </w:tr>
      <w:tr w:rsidR="7ACF851E" w14:paraId="1F267700" w14:textId="77777777" w:rsidTr="7ACF851E">
        <w:trPr>
          <w:trHeight w:val="300"/>
        </w:trPr>
        <w:tc>
          <w:tcPr>
            <w:tcW w:w="5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DB4FBF6" w14:textId="163BF278" w:rsidR="7ACF851E" w:rsidRDefault="7ACF851E" w:rsidP="7ACF851E">
            <w:r w:rsidRPr="7ACF851E">
              <w:rPr>
                <w:rFonts w:ascii="Aptos" w:eastAsia="Aptos" w:hAnsi="Aptos" w:cs="Aptos"/>
              </w:rPr>
              <w:t xml:space="preserve">Continue discovery on </w:t>
            </w:r>
            <w:r w:rsidRPr="7ACF851E">
              <w:rPr>
                <w:rFonts w:ascii="Aptos" w:eastAsia="Aptos" w:hAnsi="Aptos" w:cs="Aptos"/>
                <w:b/>
                <w:bCs/>
              </w:rPr>
              <w:t>unknown data sources / fields</w:t>
            </w:r>
          </w:p>
        </w:tc>
        <w:tc>
          <w:tcPr>
            <w:tcW w:w="3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CED627E" w14:textId="798A2FD2" w:rsidR="7ACF851E" w:rsidRDefault="7ACF851E" w:rsidP="7ACF851E">
            <w:r w:rsidRPr="7ACF851E">
              <w:rPr>
                <w:rFonts w:ascii="Aptos" w:eastAsia="Aptos" w:hAnsi="Aptos" w:cs="Aptos"/>
                <w:b/>
                <w:bCs/>
              </w:rPr>
              <w:t>Business + Tech jointly (Kimm?)</w:t>
            </w:r>
          </w:p>
        </w:tc>
      </w:tr>
      <w:tr w:rsidR="7ACF851E" w14:paraId="7BB182F8" w14:textId="77777777" w:rsidTr="7ACF851E">
        <w:trPr>
          <w:trHeight w:val="300"/>
        </w:trPr>
        <w:tc>
          <w:tcPr>
            <w:tcW w:w="5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4096B98" w14:textId="089C0DEA" w:rsidR="7ACF851E" w:rsidRDefault="7ACF851E" w:rsidP="7ACF851E">
            <w:r w:rsidRPr="7ACF851E">
              <w:rPr>
                <w:rFonts w:ascii="Aptos" w:eastAsia="Aptos" w:hAnsi="Aptos" w:cs="Aptos"/>
              </w:rPr>
              <w:t xml:space="preserve">Document Archer data quality as </w:t>
            </w:r>
            <w:r w:rsidRPr="7ACF851E">
              <w:rPr>
                <w:rFonts w:ascii="Aptos" w:eastAsia="Aptos" w:hAnsi="Aptos" w:cs="Aptos"/>
                <w:b/>
                <w:bCs/>
              </w:rPr>
              <w:t>out of scope risk</w:t>
            </w:r>
          </w:p>
        </w:tc>
        <w:tc>
          <w:tcPr>
            <w:tcW w:w="3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F69A984" w14:textId="117B98F4" w:rsidR="7ACF851E" w:rsidRDefault="7ACF851E" w:rsidP="7ACF851E">
            <w:r w:rsidRPr="7ACF851E">
              <w:rPr>
                <w:rFonts w:ascii="Aptos" w:eastAsia="Aptos" w:hAnsi="Aptos" w:cs="Aptos"/>
                <w:b/>
                <w:bCs/>
              </w:rPr>
              <w:t>Project team (led by Allie)</w:t>
            </w:r>
          </w:p>
        </w:tc>
      </w:tr>
    </w:tbl>
    <w:p w14:paraId="21C37151" w14:textId="6394C4CB" w:rsidR="00877184" w:rsidRDefault="1FB1770B" w:rsidP="7ACF851E">
      <w:pPr>
        <w:spacing w:after="0"/>
      </w:pPr>
      <w:r w:rsidRPr="7ACF851E">
        <w:rPr>
          <w:rFonts w:ascii="Aptos" w:eastAsia="Aptos" w:hAnsi="Aptos" w:cs="Aptos"/>
          <w:b/>
          <w:bCs/>
        </w:rPr>
        <w:t xml:space="preserve"> </w:t>
      </w:r>
    </w:p>
    <w:p w14:paraId="3F93CDFE" w14:textId="3DFE32FC" w:rsidR="00877184" w:rsidRDefault="1FB1770B" w:rsidP="7ACF851E">
      <w:pPr>
        <w:spacing w:after="0"/>
      </w:pPr>
      <w:r w:rsidRPr="7ACF851E">
        <w:rPr>
          <w:rFonts w:ascii="Aptos" w:eastAsia="Aptos" w:hAnsi="Aptos" w:cs="Aptos"/>
          <w:b/>
          <w:bCs/>
        </w:rPr>
        <w:t>4. Open Questions / Parking Lot</w:t>
      </w:r>
    </w:p>
    <w:p w14:paraId="35D97DD3" w14:textId="620AD4A1" w:rsidR="00877184" w:rsidRDefault="1FB1770B" w:rsidP="7ACF851E">
      <w:pPr>
        <w:spacing w:after="0"/>
        <w:ind w:left="360"/>
      </w:pPr>
      <w:r w:rsidRPr="7ACF851E">
        <w:rPr>
          <w:rFonts w:ascii="Aptos" w:eastAsia="Aptos" w:hAnsi="Aptos" w:cs="Aptos"/>
          <w:b/>
          <w:bCs/>
        </w:rPr>
        <w:t xml:space="preserve"> </w:t>
      </w:r>
    </w:p>
    <w:p w14:paraId="0617D0C6" w14:textId="520062D6" w:rsidR="00877184" w:rsidRDefault="1FB1770B" w:rsidP="7ACF851E">
      <w:pPr>
        <w:pStyle w:val="ListParagraph"/>
        <w:numPr>
          <w:ilvl w:val="0"/>
          <w:numId w:val="1"/>
        </w:numPr>
        <w:spacing w:after="0"/>
        <w:ind w:left="1080"/>
        <w:rPr>
          <w:rFonts w:ascii="Aptos" w:eastAsia="Aptos" w:hAnsi="Aptos" w:cs="Aptos"/>
        </w:rPr>
      </w:pPr>
      <w:proofErr w:type="gramStart"/>
      <w:r w:rsidRPr="7ACF851E">
        <w:rPr>
          <w:rFonts w:ascii="Aptos" w:eastAsia="Aptos" w:hAnsi="Aptos" w:cs="Aptos"/>
        </w:rPr>
        <w:t>How</w:t>
      </w:r>
      <w:proofErr w:type="gramEnd"/>
      <w:r w:rsidRPr="7ACF851E">
        <w:rPr>
          <w:rFonts w:ascii="Aptos" w:eastAsia="Aptos" w:hAnsi="Aptos" w:cs="Aptos"/>
        </w:rPr>
        <w:t xml:space="preserve"> edited data in D360/DSOT is governed long term</w:t>
      </w:r>
    </w:p>
    <w:p w14:paraId="33AB6468" w14:textId="4693424B" w:rsidR="00877184" w:rsidRDefault="1FB1770B" w:rsidP="7ACF851E">
      <w:pPr>
        <w:pStyle w:val="ListParagraph"/>
        <w:numPr>
          <w:ilvl w:val="0"/>
          <w:numId w:val="1"/>
        </w:numPr>
        <w:spacing w:after="0"/>
        <w:ind w:left="108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Exact matching logic between records across Archer, SCM, and other systems</w:t>
      </w:r>
    </w:p>
    <w:p w14:paraId="14D7AA4D" w14:textId="15916BBE" w:rsidR="00877184" w:rsidRDefault="1FB1770B" w:rsidP="7ACF851E">
      <w:pPr>
        <w:pStyle w:val="ListParagraph"/>
        <w:numPr>
          <w:ilvl w:val="0"/>
          <w:numId w:val="1"/>
        </w:numPr>
        <w:spacing w:after="0"/>
        <w:ind w:left="108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Future strategic-state data validation and ingestion model</w:t>
      </w:r>
    </w:p>
    <w:p w14:paraId="201B43EB" w14:textId="39C0D6E2" w:rsidR="00877184" w:rsidRDefault="1FB1770B" w:rsidP="7ACF851E">
      <w:pPr>
        <w:pStyle w:val="ListParagraph"/>
        <w:numPr>
          <w:ilvl w:val="0"/>
          <w:numId w:val="1"/>
        </w:numPr>
        <w:spacing w:after="0"/>
        <w:ind w:left="108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Data export / external reporting needs</w:t>
      </w:r>
    </w:p>
    <w:p w14:paraId="4A658E08" w14:textId="7740214A" w:rsidR="00877184" w:rsidRDefault="1FB1770B" w:rsidP="7ACF851E">
      <w:pPr>
        <w:pStyle w:val="ListParagraph"/>
        <w:numPr>
          <w:ilvl w:val="0"/>
          <w:numId w:val="1"/>
        </w:numPr>
        <w:spacing w:after="0"/>
        <w:ind w:left="1080"/>
        <w:rPr>
          <w:rFonts w:ascii="Aptos" w:eastAsia="Aptos" w:hAnsi="Aptos" w:cs="Aptos"/>
        </w:rPr>
      </w:pPr>
      <w:r w:rsidRPr="7ACF851E">
        <w:rPr>
          <w:rFonts w:ascii="Aptos" w:eastAsia="Aptos" w:hAnsi="Aptos" w:cs="Aptos"/>
        </w:rPr>
        <w:t>User onboarding and access management process (e.g., ServiceNow vs admin)</w:t>
      </w:r>
    </w:p>
    <w:p w14:paraId="2C078E63" w14:textId="0B8F6AD9" w:rsidR="00877184" w:rsidRDefault="00877184"/>
    <w:sectPr w:rsidR="00877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Courier New&quot;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648"/>
    <w:multiLevelType w:val="hybridMultilevel"/>
    <w:tmpl w:val="FFFFFFFF"/>
    <w:lvl w:ilvl="0" w:tplc="37202BA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9C47D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700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CA7D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F810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2426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F4BC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F825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1E54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AF6EB1"/>
    <w:multiLevelType w:val="hybridMultilevel"/>
    <w:tmpl w:val="6C462A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35678"/>
    <w:multiLevelType w:val="hybridMultilevel"/>
    <w:tmpl w:val="1730CD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964353"/>
    <w:multiLevelType w:val="multilevel"/>
    <w:tmpl w:val="FAAA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1606C"/>
    <w:multiLevelType w:val="multilevel"/>
    <w:tmpl w:val="D7D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4792A"/>
    <w:multiLevelType w:val="multilevel"/>
    <w:tmpl w:val="2678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562A69"/>
    <w:multiLevelType w:val="multilevel"/>
    <w:tmpl w:val="53B0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8C723A"/>
    <w:multiLevelType w:val="multilevel"/>
    <w:tmpl w:val="C0CA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F7FB5"/>
    <w:multiLevelType w:val="hybridMultilevel"/>
    <w:tmpl w:val="29A297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264727"/>
    <w:multiLevelType w:val="multilevel"/>
    <w:tmpl w:val="B02C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3A6F7"/>
    <w:multiLevelType w:val="hybridMultilevel"/>
    <w:tmpl w:val="FFFFFFFF"/>
    <w:lvl w:ilvl="0" w:tplc="64903FA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1A28D96">
      <w:start w:val="1"/>
      <w:numFmt w:val="decimal"/>
      <w:lvlText w:val="%2."/>
      <w:lvlJc w:val="left"/>
      <w:pPr>
        <w:ind w:left="1440" w:hanging="360"/>
      </w:pPr>
    </w:lvl>
    <w:lvl w:ilvl="2" w:tplc="3AF2E684">
      <w:start w:val="1"/>
      <w:numFmt w:val="bullet"/>
      <w:lvlText w:val="§"/>
      <w:lvlJc w:val="left"/>
      <w:pPr>
        <w:ind w:left="2160" w:hanging="360"/>
      </w:pPr>
      <w:rPr>
        <w:rFonts w:ascii="Symbol" w:hAnsi="Symbol" w:hint="default"/>
      </w:rPr>
    </w:lvl>
    <w:lvl w:ilvl="3" w:tplc="D2129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C814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56FE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A8CC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92E2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40EF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081601"/>
    <w:multiLevelType w:val="multilevel"/>
    <w:tmpl w:val="947C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6A7DB8"/>
    <w:multiLevelType w:val="multilevel"/>
    <w:tmpl w:val="B284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963D51"/>
    <w:multiLevelType w:val="multilevel"/>
    <w:tmpl w:val="01CE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82D2BD8"/>
    <w:multiLevelType w:val="multilevel"/>
    <w:tmpl w:val="5486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8924241"/>
    <w:multiLevelType w:val="multilevel"/>
    <w:tmpl w:val="DDD0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9057DE2"/>
    <w:multiLevelType w:val="multilevel"/>
    <w:tmpl w:val="52D2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0ED914"/>
    <w:multiLevelType w:val="hybridMultilevel"/>
    <w:tmpl w:val="FFFFFFFF"/>
    <w:lvl w:ilvl="0" w:tplc="F2E02A3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162022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9288E1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F07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2ED4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0C62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34B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F63B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8618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5C7868"/>
    <w:multiLevelType w:val="multilevel"/>
    <w:tmpl w:val="21EA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B4B385A"/>
    <w:multiLevelType w:val="multilevel"/>
    <w:tmpl w:val="2A20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891A4E"/>
    <w:multiLevelType w:val="hybridMultilevel"/>
    <w:tmpl w:val="AD2C08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BC35AF8"/>
    <w:multiLevelType w:val="hybridMultilevel"/>
    <w:tmpl w:val="FFFFFFFF"/>
    <w:lvl w:ilvl="0" w:tplc="B39E447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09C6C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882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1CC1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2C2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C42B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8ECE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3EC5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CA06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D359F8"/>
    <w:multiLevelType w:val="hybridMultilevel"/>
    <w:tmpl w:val="86A83F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C52BC7"/>
    <w:multiLevelType w:val="hybridMultilevel"/>
    <w:tmpl w:val="5DCCB1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0C4A7C"/>
    <w:multiLevelType w:val="multilevel"/>
    <w:tmpl w:val="98B2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924747"/>
    <w:multiLevelType w:val="hybridMultilevel"/>
    <w:tmpl w:val="820458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194708E"/>
    <w:multiLevelType w:val="hybridMultilevel"/>
    <w:tmpl w:val="FFFFFFFF"/>
    <w:lvl w:ilvl="0" w:tplc="8D100A0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09884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2076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D6C5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0A3A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9A7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C28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C603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087E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22A57E5"/>
    <w:multiLevelType w:val="multilevel"/>
    <w:tmpl w:val="4DA4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86092A"/>
    <w:multiLevelType w:val="hybridMultilevel"/>
    <w:tmpl w:val="96164F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41B4735"/>
    <w:multiLevelType w:val="hybridMultilevel"/>
    <w:tmpl w:val="A45870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47264D2"/>
    <w:multiLevelType w:val="multilevel"/>
    <w:tmpl w:val="427C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270379"/>
    <w:multiLevelType w:val="multilevel"/>
    <w:tmpl w:val="E210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E025AD"/>
    <w:multiLevelType w:val="hybridMultilevel"/>
    <w:tmpl w:val="1556CB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27035F19"/>
    <w:multiLevelType w:val="multilevel"/>
    <w:tmpl w:val="063C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8722C4"/>
    <w:multiLevelType w:val="multilevel"/>
    <w:tmpl w:val="D3B2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9B0281"/>
    <w:multiLevelType w:val="hybridMultilevel"/>
    <w:tmpl w:val="805A69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290434F9"/>
    <w:multiLevelType w:val="multilevel"/>
    <w:tmpl w:val="09AE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376DFA"/>
    <w:multiLevelType w:val="multilevel"/>
    <w:tmpl w:val="D322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1E1FEE"/>
    <w:multiLevelType w:val="multilevel"/>
    <w:tmpl w:val="4CF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6E14EE"/>
    <w:multiLevelType w:val="multilevel"/>
    <w:tmpl w:val="5338E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201C84"/>
    <w:multiLevelType w:val="multilevel"/>
    <w:tmpl w:val="77A2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55044B"/>
    <w:multiLevelType w:val="multilevel"/>
    <w:tmpl w:val="9CC0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3EF18FA"/>
    <w:multiLevelType w:val="multilevel"/>
    <w:tmpl w:val="AB78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41423DD"/>
    <w:multiLevelType w:val="multilevel"/>
    <w:tmpl w:val="0F22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6616E16"/>
    <w:multiLevelType w:val="multilevel"/>
    <w:tmpl w:val="25CC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412252"/>
    <w:multiLevelType w:val="hybridMultilevel"/>
    <w:tmpl w:val="C85647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3B75478A"/>
    <w:multiLevelType w:val="hybridMultilevel"/>
    <w:tmpl w:val="7BB08E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3C2F168E"/>
    <w:multiLevelType w:val="multilevel"/>
    <w:tmpl w:val="ECF0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CC04E33"/>
    <w:multiLevelType w:val="multilevel"/>
    <w:tmpl w:val="6E8A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D2745D5"/>
    <w:multiLevelType w:val="multilevel"/>
    <w:tmpl w:val="95EE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1A138D"/>
    <w:multiLevelType w:val="multilevel"/>
    <w:tmpl w:val="8D38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BE6942"/>
    <w:multiLevelType w:val="hybridMultilevel"/>
    <w:tmpl w:val="CE44C4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427A0E11"/>
    <w:multiLevelType w:val="multilevel"/>
    <w:tmpl w:val="CE6E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877276"/>
    <w:multiLevelType w:val="multilevel"/>
    <w:tmpl w:val="CD70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2D41030"/>
    <w:multiLevelType w:val="multilevel"/>
    <w:tmpl w:val="4AC6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2E4631C"/>
    <w:multiLevelType w:val="hybridMultilevel"/>
    <w:tmpl w:val="D2C097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4B7C29F"/>
    <w:multiLevelType w:val="hybridMultilevel"/>
    <w:tmpl w:val="FFFFFFFF"/>
    <w:lvl w:ilvl="0" w:tplc="09823ED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224F74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5754CB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9877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C62C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9661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862A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664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AAA6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5017026"/>
    <w:multiLevelType w:val="hybridMultilevel"/>
    <w:tmpl w:val="83E2E0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46277801"/>
    <w:multiLevelType w:val="hybridMultilevel"/>
    <w:tmpl w:val="0B6A35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466723E5"/>
    <w:multiLevelType w:val="hybridMultilevel"/>
    <w:tmpl w:val="8EF6E0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77F13CD"/>
    <w:multiLevelType w:val="multilevel"/>
    <w:tmpl w:val="BC96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89B3874"/>
    <w:multiLevelType w:val="multilevel"/>
    <w:tmpl w:val="021C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91744FB"/>
    <w:multiLevelType w:val="multilevel"/>
    <w:tmpl w:val="3894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9EC1BC2"/>
    <w:multiLevelType w:val="hybridMultilevel"/>
    <w:tmpl w:val="3B7098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CD37F92"/>
    <w:multiLevelType w:val="hybridMultilevel"/>
    <w:tmpl w:val="C854D7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F1E6C50"/>
    <w:multiLevelType w:val="multilevel"/>
    <w:tmpl w:val="0346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BF05F0"/>
    <w:multiLevelType w:val="hybridMultilevel"/>
    <w:tmpl w:val="16A636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51C94C15"/>
    <w:multiLevelType w:val="hybridMultilevel"/>
    <w:tmpl w:val="24E85C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1D05A67"/>
    <w:multiLevelType w:val="hybridMultilevel"/>
    <w:tmpl w:val="7FB00B02"/>
    <w:lvl w:ilvl="0" w:tplc="EEEA4EC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526C5C79"/>
    <w:multiLevelType w:val="hybridMultilevel"/>
    <w:tmpl w:val="FFFFFFFF"/>
    <w:lvl w:ilvl="0" w:tplc="2F80B18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6006B0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D0D03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B42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14BA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AAF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692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748B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506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3AC4245"/>
    <w:multiLevelType w:val="hybridMultilevel"/>
    <w:tmpl w:val="768E9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4133707"/>
    <w:multiLevelType w:val="multilevel"/>
    <w:tmpl w:val="84BA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CC5A96"/>
    <w:multiLevelType w:val="multilevel"/>
    <w:tmpl w:val="C880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FF745A"/>
    <w:multiLevelType w:val="multilevel"/>
    <w:tmpl w:val="C248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5B12FB"/>
    <w:multiLevelType w:val="multilevel"/>
    <w:tmpl w:val="A5649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817226A"/>
    <w:multiLevelType w:val="multilevel"/>
    <w:tmpl w:val="EE8A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8433866"/>
    <w:multiLevelType w:val="multilevel"/>
    <w:tmpl w:val="D7F21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C9E567A"/>
    <w:multiLevelType w:val="multilevel"/>
    <w:tmpl w:val="9DC6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9C6B38"/>
    <w:multiLevelType w:val="hybridMultilevel"/>
    <w:tmpl w:val="FD241C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5DB41736"/>
    <w:multiLevelType w:val="hybridMultilevel"/>
    <w:tmpl w:val="2C60EA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E373AD3"/>
    <w:multiLevelType w:val="hybridMultilevel"/>
    <w:tmpl w:val="D40EC1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5F3A0F63"/>
    <w:multiLevelType w:val="multilevel"/>
    <w:tmpl w:val="E250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1B0E74"/>
    <w:multiLevelType w:val="multilevel"/>
    <w:tmpl w:val="776A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695182"/>
    <w:multiLevelType w:val="hybridMultilevel"/>
    <w:tmpl w:val="70A609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6237CF89"/>
    <w:multiLevelType w:val="hybridMultilevel"/>
    <w:tmpl w:val="FFFFFFFF"/>
    <w:lvl w:ilvl="0" w:tplc="27681B0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3DC9F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CA3F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32CE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8225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E2BD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611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5465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6C80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251BE93"/>
    <w:multiLevelType w:val="hybridMultilevel"/>
    <w:tmpl w:val="FFFFFFFF"/>
    <w:lvl w:ilvl="0" w:tplc="EA848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1ECB0A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E1A641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D402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1C6E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F640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BC53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F48A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52E5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2EE1B57"/>
    <w:multiLevelType w:val="multilevel"/>
    <w:tmpl w:val="093C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346188"/>
    <w:multiLevelType w:val="hybridMultilevel"/>
    <w:tmpl w:val="E1CC04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" w15:restartNumberingAfterBreak="0">
    <w:nsid w:val="677075C8"/>
    <w:multiLevelType w:val="multilevel"/>
    <w:tmpl w:val="A792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776034"/>
    <w:multiLevelType w:val="multilevel"/>
    <w:tmpl w:val="E786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2A2939"/>
    <w:multiLevelType w:val="hybridMultilevel"/>
    <w:tmpl w:val="6354E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C4977A6"/>
    <w:multiLevelType w:val="multilevel"/>
    <w:tmpl w:val="F15E4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C844E57"/>
    <w:multiLevelType w:val="hybridMultilevel"/>
    <w:tmpl w:val="2F2C0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F2E7B35"/>
    <w:multiLevelType w:val="hybridMultilevel"/>
    <w:tmpl w:val="C862D6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1C978D2"/>
    <w:multiLevelType w:val="multilevel"/>
    <w:tmpl w:val="D146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91B0A2"/>
    <w:multiLevelType w:val="hybridMultilevel"/>
    <w:tmpl w:val="FFFFFFFF"/>
    <w:lvl w:ilvl="0" w:tplc="5412930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00A73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0F9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EE4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4633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48CA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8491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226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F820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58D0CD5"/>
    <w:multiLevelType w:val="hybridMultilevel"/>
    <w:tmpl w:val="FFFFFFFF"/>
    <w:lvl w:ilvl="0" w:tplc="73863AC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38439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63DA3E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9C37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08FF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125F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BEAE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AC0E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26FE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6CE0576"/>
    <w:multiLevelType w:val="hybridMultilevel"/>
    <w:tmpl w:val="52DAF9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77B0049"/>
    <w:multiLevelType w:val="hybridMultilevel"/>
    <w:tmpl w:val="4B046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7F71C5C"/>
    <w:multiLevelType w:val="multilevel"/>
    <w:tmpl w:val="611C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BBD6388"/>
    <w:multiLevelType w:val="multilevel"/>
    <w:tmpl w:val="5AA8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C436F1A"/>
    <w:multiLevelType w:val="multilevel"/>
    <w:tmpl w:val="0836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C482CCA"/>
    <w:multiLevelType w:val="hybridMultilevel"/>
    <w:tmpl w:val="2028F5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023541">
    <w:abstractNumId w:val="0"/>
  </w:num>
  <w:num w:numId="2" w16cid:durableId="1795709226">
    <w:abstractNumId w:val="69"/>
  </w:num>
  <w:num w:numId="3" w16cid:durableId="1021396997">
    <w:abstractNumId w:val="95"/>
  </w:num>
  <w:num w:numId="4" w16cid:durableId="1522209273">
    <w:abstractNumId w:val="85"/>
  </w:num>
  <w:num w:numId="5" w16cid:durableId="560217947">
    <w:abstractNumId w:val="10"/>
  </w:num>
  <w:num w:numId="6" w16cid:durableId="185948921">
    <w:abstractNumId w:val="17"/>
  </w:num>
  <w:num w:numId="7" w16cid:durableId="259800571">
    <w:abstractNumId w:val="56"/>
  </w:num>
  <w:num w:numId="8" w16cid:durableId="124929738">
    <w:abstractNumId w:val="26"/>
  </w:num>
  <w:num w:numId="9" w16cid:durableId="1242301917">
    <w:abstractNumId w:val="21"/>
  </w:num>
  <w:num w:numId="10" w16cid:durableId="1448312623">
    <w:abstractNumId w:val="84"/>
  </w:num>
  <w:num w:numId="11" w16cid:durableId="973214905">
    <w:abstractNumId w:val="96"/>
  </w:num>
  <w:num w:numId="12" w16cid:durableId="532499619">
    <w:abstractNumId w:val="43"/>
  </w:num>
  <w:num w:numId="13" w16cid:durableId="2137751234">
    <w:abstractNumId w:val="18"/>
  </w:num>
  <w:num w:numId="14" w16cid:durableId="1802307728">
    <w:abstractNumId w:val="54"/>
  </w:num>
  <w:num w:numId="15" w16cid:durableId="1071317485">
    <w:abstractNumId w:val="14"/>
  </w:num>
  <w:num w:numId="16" w16cid:durableId="129248786">
    <w:abstractNumId w:val="62"/>
  </w:num>
  <w:num w:numId="17" w16cid:durableId="1163205480">
    <w:abstractNumId w:val="61"/>
  </w:num>
  <w:num w:numId="18" w16cid:durableId="266621755">
    <w:abstractNumId w:val="60"/>
  </w:num>
  <w:num w:numId="19" w16cid:durableId="184420508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08223706">
    <w:abstractNumId w:val="13"/>
  </w:num>
  <w:num w:numId="21" w16cid:durableId="1103185986">
    <w:abstractNumId w:val="41"/>
  </w:num>
  <w:num w:numId="22" w16cid:durableId="1119304053">
    <w:abstractNumId w:val="75"/>
  </w:num>
  <w:num w:numId="23" w16cid:durableId="153960441">
    <w:abstractNumId w:val="101"/>
  </w:num>
  <w:num w:numId="24" w16cid:durableId="253784865">
    <w:abstractNumId w:val="100"/>
  </w:num>
  <w:num w:numId="25" w16cid:durableId="64692830">
    <w:abstractNumId w:val="99"/>
  </w:num>
  <w:num w:numId="26" w16cid:durableId="1273245213">
    <w:abstractNumId w:val="11"/>
  </w:num>
  <w:num w:numId="27" w16cid:durableId="1083717084">
    <w:abstractNumId w:val="48"/>
  </w:num>
  <w:num w:numId="28" w16cid:durableId="409696170">
    <w:abstractNumId w:val="15"/>
  </w:num>
  <w:num w:numId="29" w16cid:durableId="1001086172">
    <w:abstractNumId w:val="42"/>
  </w:num>
  <w:num w:numId="30" w16cid:durableId="2024431812">
    <w:abstractNumId w:val="53"/>
  </w:num>
  <w:num w:numId="31" w16cid:durableId="1475870962">
    <w:abstractNumId w:val="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8982327">
    <w:abstractNumId w:val="47"/>
  </w:num>
  <w:num w:numId="33" w16cid:durableId="1965766547">
    <w:abstractNumId w:val="5"/>
  </w:num>
  <w:num w:numId="34" w16cid:durableId="173109515">
    <w:abstractNumId w:val="98"/>
  </w:num>
  <w:num w:numId="35" w16cid:durableId="725493344">
    <w:abstractNumId w:val="92"/>
  </w:num>
  <w:num w:numId="36" w16cid:durableId="2123449490">
    <w:abstractNumId w:val="70"/>
  </w:num>
  <w:num w:numId="37" w16cid:durableId="207499029">
    <w:abstractNumId w:val="1"/>
  </w:num>
  <w:num w:numId="38" w16cid:durableId="55052468">
    <w:abstractNumId w:val="8"/>
  </w:num>
  <w:num w:numId="39" w16cid:durableId="769084830">
    <w:abstractNumId w:val="93"/>
  </w:num>
  <w:num w:numId="40" w16cid:durableId="1141770884">
    <w:abstractNumId w:val="23"/>
  </w:num>
  <w:num w:numId="41" w16cid:durableId="1366560092">
    <w:abstractNumId w:val="55"/>
  </w:num>
  <w:num w:numId="42" w16cid:durableId="1742674683">
    <w:abstractNumId w:val="63"/>
  </w:num>
  <w:num w:numId="43" w16cid:durableId="2022851201">
    <w:abstractNumId w:val="2"/>
  </w:num>
  <w:num w:numId="44" w16cid:durableId="955334146">
    <w:abstractNumId w:val="22"/>
  </w:num>
  <w:num w:numId="45" w16cid:durableId="351419982">
    <w:abstractNumId w:val="97"/>
  </w:num>
  <w:num w:numId="46" w16cid:durableId="1744333654">
    <w:abstractNumId w:val="20"/>
  </w:num>
  <w:num w:numId="47" w16cid:durableId="1358310197">
    <w:abstractNumId w:val="79"/>
  </w:num>
  <w:num w:numId="48" w16cid:durableId="1518885193">
    <w:abstractNumId w:val="102"/>
  </w:num>
  <w:num w:numId="49" w16cid:durableId="1567447301">
    <w:abstractNumId w:val="64"/>
  </w:num>
  <w:num w:numId="50" w16cid:durableId="1247809094">
    <w:abstractNumId w:val="67"/>
  </w:num>
  <w:num w:numId="51" w16cid:durableId="700671484">
    <w:abstractNumId w:val="59"/>
  </w:num>
  <w:num w:numId="52" w16cid:durableId="2020349231">
    <w:abstractNumId w:val="90"/>
  </w:num>
  <w:num w:numId="53" w16cid:durableId="1121147124">
    <w:abstractNumId w:val="94"/>
  </w:num>
  <w:num w:numId="54" w16cid:durableId="1702513341">
    <w:abstractNumId w:val="65"/>
  </w:num>
  <w:num w:numId="55" w16cid:durableId="621617641">
    <w:abstractNumId w:val="7"/>
  </w:num>
  <w:num w:numId="56" w16cid:durableId="1129126673">
    <w:abstractNumId w:val="34"/>
  </w:num>
  <w:num w:numId="57" w16cid:durableId="266738074">
    <w:abstractNumId w:val="24"/>
  </w:num>
  <w:num w:numId="58" w16cid:durableId="590815608">
    <w:abstractNumId w:val="71"/>
  </w:num>
  <w:num w:numId="59" w16cid:durableId="711005956">
    <w:abstractNumId w:val="40"/>
  </w:num>
  <w:num w:numId="60" w16cid:durableId="1711800675">
    <w:abstractNumId w:val="33"/>
  </w:num>
  <w:num w:numId="61" w16cid:durableId="1632129760">
    <w:abstractNumId w:val="86"/>
  </w:num>
  <w:num w:numId="62" w16cid:durableId="2067407003">
    <w:abstractNumId w:val="39"/>
  </w:num>
  <w:num w:numId="63" w16cid:durableId="1337880789">
    <w:abstractNumId w:val="30"/>
  </w:num>
  <w:num w:numId="64" w16cid:durableId="1291864778">
    <w:abstractNumId w:val="88"/>
  </w:num>
  <w:num w:numId="65" w16cid:durableId="1104958740">
    <w:abstractNumId w:val="82"/>
  </w:num>
  <w:num w:numId="66" w16cid:durableId="1958754689">
    <w:abstractNumId w:val="19"/>
  </w:num>
  <w:num w:numId="67" w16cid:durableId="1594893050">
    <w:abstractNumId w:val="72"/>
  </w:num>
  <w:num w:numId="68" w16cid:durableId="278149489">
    <w:abstractNumId w:val="12"/>
  </w:num>
  <w:num w:numId="69" w16cid:durableId="1816868158">
    <w:abstractNumId w:val="74"/>
  </w:num>
  <w:num w:numId="70" w16cid:durableId="1413042873">
    <w:abstractNumId w:val="77"/>
  </w:num>
  <w:num w:numId="71" w16cid:durableId="766730647">
    <w:abstractNumId w:val="49"/>
  </w:num>
  <w:num w:numId="72" w16cid:durableId="6756191">
    <w:abstractNumId w:val="44"/>
  </w:num>
  <w:num w:numId="73" w16cid:durableId="1118373311">
    <w:abstractNumId w:val="76"/>
  </w:num>
  <w:num w:numId="74" w16cid:durableId="429012952">
    <w:abstractNumId w:val="36"/>
  </w:num>
  <w:num w:numId="75" w16cid:durableId="881163853">
    <w:abstractNumId w:val="9"/>
  </w:num>
  <w:num w:numId="76" w16cid:durableId="1196581485">
    <w:abstractNumId w:val="37"/>
  </w:num>
  <w:num w:numId="77" w16cid:durableId="661928064">
    <w:abstractNumId w:val="38"/>
  </w:num>
  <w:num w:numId="78" w16cid:durableId="231550835">
    <w:abstractNumId w:val="50"/>
  </w:num>
  <w:num w:numId="79" w16cid:durableId="1541357786">
    <w:abstractNumId w:val="16"/>
  </w:num>
  <w:num w:numId="80" w16cid:durableId="1548105875">
    <w:abstractNumId w:val="31"/>
  </w:num>
  <w:num w:numId="81" w16cid:durableId="307327166">
    <w:abstractNumId w:val="81"/>
  </w:num>
  <w:num w:numId="82" w16cid:durableId="1803427251">
    <w:abstractNumId w:val="89"/>
  </w:num>
  <w:num w:numId="83" w16cid:durableId="848176999">
    <w:abstractNumId w:val="27"/>
  </w:num>
  <w:num w:numId="84" w16cid:durableId="1740711738">
    <w:abstractNumId w:val="73"/>
  </w:num>
  <w:num w:numId="85" w16cid:durableId="384722058">
    <w:abstractNumId w:val="4"/>
  </w:num>
  <w:num w:numId="86" w16cid:durableId="1346592900">
    <w:abstractNumId w:val="52"/>
  </w:num>
  <w:num w:numId="87" w16cid:durableId="566839076">
    <w:abstractNumId w:val="3"/>
  </w:num>
  <w:num w:numId="88" w16cid:durableId="1279947375">
    <w:abstractNumId w:val="66"/>
  </w:num>
  <w:num w:numId="89" w16cid:durableId="539782972">
    <w:abstractNumId w:val="28"/>
  </w:num>
  <w:num w:numId="90" w16cid:durableId="1797868416">
    <w:abstractNumId w:val="35"/>
  </w:num>
  <w:num w:numId="91" w16cid:durableId="1756779397">
    <w:abstractNumId w:val="80"/>
  </w:num>
  <w:num w:numId="92" w16cid:durableId="52891959">
    <w:abstractNumId w:val="32"/>
  </w:num>
  <w:num w:numId="93" w16cid:durableId="1511023718">
    <w:abstractNumId w:val="87"/>
  </w:num>
  <w:num w:numId="94" w16cid:durableId="1404722730">
    <w:abstractNumId w:val="51"/>
  </w:num>
  <w:num w:numId="95" w16cid:durableId="1451434455">
    <w:abstractNumId w:val="83"/>
  </w:num>
  <w:num w:numId="96" w16cid:durableId="86003648">
    <w:abstractNumId w:val="45"/>
  </w:num>
  <w:num w:numId="97" w16cid:durableId="6371226">
    <w:abstractNumId w:val="46"/>
  </w:num>
  <w:num w:numId="98" w16cid:durableId="608463706">
    <w:abstractNumId w:val="25"/>
  </w:num>
  <w:num w:numId="99" w16cid:durableId="231505776">
    <w:abstractNumId w:val="58"/>
  </w:num>
  <w:num w:numId="100" w16cid:durableId="1725716383">
    <w:abstractNumId w:val="57"/>
  </w:num>
  <w:num w:numId="101" w16cid:durableId="1076050793">
    <w:abstractNumId w:val="68"/>
  </w:num>
  <w:num w:numId="102" w16cid:durableId="1137332054">
    <w:abstractNumId w:val="78"/>
  </w:num>
  <w:num w:numId="103" w16cid:durableId="1649704382">
    <w:abstractNumId w:val="2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EF74D2"/>
    <w:rsid w:val="000157E9"/>
    <w:rsid w:val="000417E9"/>
    <w:rsid w:val="000461B6"/>
    <w:rsid w:val="00081AF9"/>
    <w:rsid w:val="00094CC6"/>
    <w:rsid w:val="000A20B9"/>
    <w:rsid w:val="000B5015"/>
    <w:rsid w:val="000B7097"/>
    <w:rsid w:val="00110570"/>
    <w:rsid w:val="00163023"/>
    <w:rsid w:val="00176F66"/>
    <w:rsid w:val="00195D13"/>
    <w:rsid w:val="001C1C24"/>
    <w:rsid w:val="001C750D"/>
    <w:rsid w:val="001D1A44"/>
    <w:rsid w:val="001D5E82"/>
    <w:rsid w:val="001D6700"/>
    <w:rsid w:val="001F739D"/>
    <w:rsid w:val="00224ECC"/>
    <w:rsid w:val="00295254"/>
    <w:rsid w:val="002C6A14"/>
    <w:rsid w:val="00337079"/>
    <w:rsid w:val="00360DEB"/>
    <w:rsid w:val="003B76ED"/>
    <w:rsid w:val="004065DE"/>
    <w:rsid w:val="00433356"/>
    <w:rsid w:val="00445DD4"/>
    <w:rsid w:val="005338D9"/>
    <w:rsid w:val="0058459E"/>
    <w:rsid w:val="005D6EED"/>
    <w:rsid w:val="00605ACC"/>
    <w:rsid w:val="006244FC"/>
    <w:rsid w:val="006376E4"/>
    <w:rsid w:val="006503D8"/>
    <w:rsid w:val="006D1E0C"/>
    <w:rsid w:val="006E6BE2"/>
    <w:rsid w:val="007335B3"/>
    <w:rsid w:val="00757849"/>
    <w:rsid w:val="00780FDA"/>
    <w:rsid w:val="007F441D"/>
    <w:rsid w:val="00877184"/>
    <w:rsid w:val="00946886"/>
    <w:rsid w:val="009D022A"/>
    <w:rsid w:val="009F0AA0"/>
    <w:rsid w:val="00A07139"/>
    <w:rsid w:val="00A21FAB"/>
    <w:rsid w:val="00AA038B"/>
    <w:rsid w:val="00AB6250"/>
    <w:rsid w:val="00AD1138"/>
    <w:rsid w:val="00AF5DF8"/>
    <w:rsid w:val="00B0525C"/>
    <w:rsid w:val="00B54D2F"/>
    <w:rsid w:val="00B9755B"/>
    <w:rsid w:val="00BA16EF"/>
    <w:rsid w:val="00C053AD"/>
    <w:rsid w:val="00C063E8"/>
    <w:rsid w:val="00C37DD9"/>
    <w:rsid w:val="00C6183A"/>
    <w:rsid w:val="00C709AD"/>
    <w:rsid w:val="00CA4447"/>
    <w:rsid w:val="00CB22CB"/>
    <w:rsid w:val="00CE08A1"/>
    <w:rsid w:val="00D20E7D"/>
    <w:rsid w:val="00D325C9"/>
    <w:rsid w:val="00D63B37"/>
    <w:rsid w:val="00DA7EDA"/>
    <w:rsid w:val="00DD6116"/>
    <w:rsid w:val="00E22F4C"/>
    <w:rsid w:val="00E23304"/>
    <w:rsid w:val="00E52E48"/>
    <w:rsid w:val="00E602A0"/>
    <w:rsid w:val="00E6294E"/>
    <w:rsid w:val="00E6771E"/>
    <w:rsid w:val="00E97F31"/>
    <w:rsid w:val="00EA39D5"/>
    <w:rsid w:val="00F03141"/>
    <w:rsid w:val="00F14D31"/>
    <w:rsid w:val="00F1636E"/>
    <w:rsid w:val="00F72285"/>
    <w:rsid w:val="00F91F92"/>
    <w:rsid w:val="00FB1E35"/>
    <w:rsid w:val="00FB5735"/>
    <w:rsid w:val="00FD03CA"/>
    <w:rsid w:val="1FB1770B"/>
    <w:rsid w:val="2C8FE816"/>
    <w:rsid w:val="4DEF74D2"/>
    <w:rsid w:val="7ACF8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2AC81"/>
  <w15:chartTrackingRefBased/>
  <w15:docId w15:val="{EB258E90-7189-4C98-A662-9CB739B8B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B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1"/>
    <w:uiPriority w:val="9"/>
    <w:unhideWhenUsed/>
    <w:qFormat/>
    <w:rsid w:val="00176F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2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uiPriority w:val="9"/>
    <w:rsid w:val="2C8FE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2C8FE816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2C8FE816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CA444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E6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E6BE2"/>
    <w:pPr>
      <w:spacing w:after="100"/>
    </w:pPr>
  </w:style>
  <w:style w:type="character" w:customStyle="1" w:styleId="Heading2Char1">
    <w:name w:val="Heading 2 Char1"/>
    <w:basedOn w:val="DefaultParagraphFont"/>
    <w:link w:val="Heading2"/>
    <w:uiPriority w:val="9"/>
    <w:rsid w:val="00176F6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285"/>
    <w:rPr>
      <w:rFonts w:asciiTheme="majorHAnsi" w:eastAsiaTheme="majorEastAsia" w:hAnsiTheme="majorHAnsi" w:cstheme="majorBidi"/>
      <w:color w:val="0A2F40" w:themeColor="accent1" w:themeShade="7F"/>
    </w:rPr>
  </w:style>
  <w:style w:type="table" w:styleId="PlainTable1">
    <w:name w:val="Plain Table 1"/>
    <w:basedOn w:val="TableNormal"/>
    <w:uiPriority w:val="41"/>
    <w:rsid w:val="000A20B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FB1E35"/>
    <w:pPr>
      <w:spacing w:after="100" w:line="278" w:lineRule="auto"/>
      <w:ind w:left="480"/>
    </w:pPr>
    <w:rPr>
      <w:kern w:val="2"/>
      <w:lang w:eastAsia="en-US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B1E35"/>
    <w:pPr>
      <w:spacing w:after="100" w:line="278" w:lineRule="auto"/>
      <w:ind w:left="720"/>
    </w:pPr>
    <w:rPr>
      <w:kern w:val="2"/>
      <w:lang w:eastAsia="en-US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B1E35"/>
    <w:pPr>
      <w:spacing w:after="100" w:line="278" w:lineRule="auto"/>
      <w:ind w:left="960"/>
    </w:pPr>
    <w:rPr>
      <w:kern w:val="2"/>
      <w:lang w:eastAsia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B1E35"/>
    <w:pPr>
      <w:spacing w:after="100" w:line="278" w:lineRule="auto"/>
      <w:ind w:left="1200"/>
    </w:pPr>
    <w:rPr>
      <w:kern w:val="2"/>
      <w:lang w:eastAsia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B1E35"/>
    <w:pPr>
      <w:spacing w:after="100" w:line="278" w:lineRule="auto"/>
      <w:ind w:left="1440"/>
    </w:pPr>
    <w:rPr>
      <w:kern w:val="2"/>
      <w:lang w:eastAsia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B1E35"/>
    <w:pPr>
      <w:spacing w:after="100" w:line="278" w:lineRule="auto"/>
      <w:ind w:left="1680"/>
    </w:pPr>
    <w:rPr>
      <w:kern w:val="2"/>
      <w:lang w:eastAsia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B1E35"/>
    <w:pPr>
      <w:spacing w:after="100" w:line="278" w:lineRule="auto"/>
      <w:ind w:left="1920"/>
    </w:pPr>
    <w:rPr>
      <w:kern w:val="2"/>
      <w:lang w:eastAsia="en-US"/>
      <w14:ligatures w14:val="standardContextual"/>
    </w:rPr>
  </w:style>
  <w:style w:type="table" w:styleId="TableGridLight">
    <w:name w:val="Grid Table Light"/>
    <w:basedOn w:val="TableNormal"/>
    <w:uiPriority w:val="40"/>
    <w:rsid w:val="00C6183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602A0"/>
    <w:pPr>
      <w:spacing w:line="259" w:lineRule="auto"/>
      <w:outlineLvl w:val="9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745f7b47-b94d-4d11-8c2c-4b27f842296f" xsi:nil="true"/>
    <TaxCatchAll xmlns="d390e28c-df2d-48ff-863f-ce424f6933f9" xsi:nil="true"/>
    <lcf76f155ced4ddcb4097134ff3c332f xmlns="745f7b47-b94d-4d11-8c2c-4b27f842296f">
      <Terms xmlns="http://schemas.microsoft.com/office/infopath/2007/PartnerControls"/>
    </lcf76f155ced4ddcb4097134ff3c332f>
    <Hyperlink xmlns="745f7b47-b94d-4d11-8c2c-4b27f842296f">
      <Url xsi:nil="true"/>
      <Description xsi:nil="true"/>
    </Hyperlink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E5A02051B9624785D9530930705DB3" ma:contentTypeVersion="14" ma:contentTypeDescription="Create a new document." ma:contentTypeScope="" ma:versionID="b091d14aeb71e439e1aa9c4d3023c6d0">
  <xsd:schema xmlns:xsd="http://www.w3.org/2001/XMLSchema" xmlns:xs="http://www.w3.org/2001/XMLSchema" xmlns:p="http://schemas.microsoft.com/office/2006/metadata/properties" xmlns:ns2="745f7b47-b94d-4d11-8c2c-4b27f842296f" xmlns:ns3="d390e28c-df2d-48ff-863f-ce424f6933f9" targetNamespace="http://schemas.microsoft.com/office/2006/metadata/properties" ma:root="true" ma:fieldsID="f61531bce863012842699ca028aea1f6" ns2:_="" ns3:_="">
    <xsd:import namespace="745f7b47-b94d-4d11-8c2c-4b27f842296f"/>
    <xsd:import namespace="d390e28c-df2d-48ff-863f-ce424f6933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Notes" minOccurs="0"/>
                <xsd:element ref="ns2:Hyper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5f7b47-b94d-4d11-8c2c-4b27f84229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773e5d3-86f4-436a-b35a-a9b626cf63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Notes" ma:index="20" nillable="true" ma:displayName="Notes" ma:description="Information to describe the file use" ma:format="Dropdown" ma:internalName="Notes">
      <xsd:simpleType>
        <xsd:restriction base="dms:Text">
          <xsd:maxLength value="255"/>
        </xsd:restriction>
      </xsd:simpleType>
    </xsd:element>
    <xsd:element name="Hyperlink" ma:index="21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90e28c-df2d-48ff-863f-ce424f6933f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a60e864-3948-4567-ab55-7ebe44c1096a}" ma:internalName="TaxCatchAll" ma:showField="CatchAllData" ma:web="d390e28c-df2d-48ff-863f-ce424f6933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A424B-8151-4D6A-B6E0-17C747BE65A1}">
  <ds:schemaRefs>
    <ds:schemaRef ds:uri="http://schemas.microsoft.com/office/2006/metadata/properties"/>
    <ds:schemaRef ds:uri="http://schemas.microsoft.com/office/infopath/2007/PartnerControls"/>
    <ds:schemaRef ds:uri="745f7b47-b94d-4d11-8c2c-4b27f842296f"/>
    <ds:schemaRef ds:uri="d390e28c-df2d-48ff-863f-ce424f6933f9"/>
  </ds:schemaRefs>
</ds:datastoreItem>
</file>

<file path=customXml/itemProps2.xml><?xml version="1.0" encoding="utf-8"?>
<ds:datastoreItem xmlns:ds="http://schemas.openxmlformats.org/officeDocument/2006/customXml" ds:itemID="{9A366EBE-6386-48F8-97BF-B066038EFB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8447FC-D631-4D37-9B71-6DA640C1DE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5f7b47-b94d-4d11-8c2c-4b27f842296f"/>
    <ds:schemaRef ds:uri="d390e28c-df2d-48ff-863f-ce424f6933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E3600C-220B-4A72-81FF-BC3F1B578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12768</TotalTime>
  <Pages>20</Pages>
  <Words>4696</Words>
  <Characters>26112</Characters>
  <Application>Microsoft Office Word</Application>
  <DocSecurity>0</DocSecurity>
  <Lines>967</Lines>
  <Paragraphs>933</Paragraphs>
  <ScaleCrop>false</ScaleCrop>
  <Company/>
  <LinksUpToDate>false</LinksUpToDate>
  <CharactersWithSpaces>29875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Sonevytsky, Allie</dc:creator>
  <cp:keywords/>
  <dc:description/>
  <cp:lastModifiedBy>Sonevytsky, Allie</cp:lastModifiedBy>
  <cp:revision>77</cp:revision>
  <dcterms:created xsi:type="dcterms:W3CDTF">2026-04-30T18:16:00Z</dcterms:created>
  <dcterms:modified xsi:type="dcterms:W3CDTF">2026-05-18T16:18:00Z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0x0101004AE5A02051B9624785D9530930705DB3</vt:lpwstr>
  </property>
  <property fmtid="{D5CDD505-2E9C-101B-9397-08002B2CF9AE}" pid="3" name="MSIP_Label_1ecdf243-b9b0-4f63-8694-76742e4201b7_Enabled">
    <vt:lpwstr>true</vt:lpwstr>
  </property>
  <property fmtid="{D5CDD505-2E9C-101B-9397-08002B2CF9AE}" pid="4" name="MSIP_Label_1ecdf243-b9b0-4f63-8694-76742e4201b7_SetDate">
    <vt:lpwstr>2026-04-30T18:16:23Z</vt:lpwstr>
  </property>
  <property fmtid="{D5CDD505-2E9C-101B-9397-08002B2CF9AE}" pid="5" name="MSIP_Label_1ecdf243-b9b0-4f63-8694-76742e4201b7_Method">
    <vt:lpwstr>Standard</vt:lpwstr>
  </property>
  <property fmtid="{D5CDD505-2E9C-101B-9397-08002B2CF9AE}" pid="6" name="MSIP_Label_1ecdf243-b9b0-4f63-8694-76742e4201b7_Name">
    <vt:lpwstr>Proprietary general</vt:lpwstr>
  </property>
  <property fmtid="{D5CDD505-2E9C-101B-9397-08002B2CF9AE}" pid="7" name="MSIP_Label_1ecdf243-b9b0-4f63-8694-76742e4201b7_SiteId">
    <vt:lpwstr>fabb61b8-3afe-4e75-b934-a47f782b8cd7</vt:lpwstr>
  </property>
  <property fmtid="{D5CDD505-2E9C-101B-9397-08002B2CF9AE}" pid="8" name="MSIP_Label_1ecdf243-b9b0-4f63-8694-76742e4201b7_ActionId">
    <vt:lpwstr>0a0e44b7-e909-4a5b-b51e-e9429e76aaaf</vt:lpwstr>
  </property>
  <property fmtid="{D5CDD505-2E9C-101B-9397-08002B2CF9AE}" pid="9" name="MSIP_Label_1ecdf243-b9b0-4f63-8694-76742e4201b7_ContentBits">
    <vt:lpwstr>0</vt:lpwstr>
  </property>
  <property fmtid="{D5CDD505-2E9C-101B-9397-08002B2CF9AE}" pid="10" name="MSIP_Label_1ecdf243-b9b0-4f63-8694-76742e4201b7_Tag">
    <vt:lpwstr>10, 3, 0, 2</vt:lpwstr>
  </property>
  <property fmtid="{D5CDD505-2E9C-101B-9397-08002B2CF9AE}" pid="11" name="MediaServiceImageTags">
    <vt:lpwstr/>
  </property>
  <property fmtid="{D5CDD505-2E9C-101B-9397-08002B2CF9AE}" pid="12" name="docLang">
    <vt:lpwstr>en</vt:lpwstr>
  </property>
</Properties>
</file>